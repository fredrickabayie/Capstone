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61D8" w14:textId="77777777" w:rsidR="00AE1B80" w:rsidRPr="00856181" w:rsidRDefault="00AE1B80" w:rsidP="00534625">
      <w:pPr>
        <w:spacing w:line="480" w:lineRule="auto"/>
        <w:jc w:val="center"/>
        <w:rPr>
          <w:rFonts w:ascii="Times New Roman" w:hAnsi="Times New Roman" w:cs="Times New Roman"/>
          <w:b/>
          <w:sz w:val="24"/>
          <w:szCs w:val="24"/>
        </w:rPr>
      </w:pPr>
    </w:p>
    <w:p w14:paraId="425EE786" w14:textId="77777777" w:rsidR="00F06E33" w:rsidRPr="00856181" w:rsidRDefault="00F06E33" w:rsidP="00534625">
      <w:pPr>
        <w:spacing w:line="480" w:lineRule="auto"/>
        <w:jc w:val="center"/>
        <w:rPr>
          <w:rFonts w:ascii="Times New Roman" w:hAnsi="Times New Roman" w:cs="Times New Roman"/>
          <w:b/>
          <w:sz w:val="24"/>
          <w:szCs w:val="24"/>
        </w:rPr>
      </w:pPr>
    </w:p>
    <w:p w14:paraId="0C357948" w14:textId="77777777" w:rsidR="00AE1B80" w:rsidRPr="00856181" w:rsidRDefault="00AE1B80" w:rsidP="00534625">
      <w:pPr>
        <w:spacing w:line="480" w:lineRule="auto"/>
        <w:jc w:val="center"/>
        <w:rPr>
          <w:rFonts w:ascii="Times New Roman" w:hAnsi="Times New Roman" w:cs="Times New Roman"/>
          <w:b/>
          <w:sz w:val="24"/>
          <w:szCs w:val="24"/>
        </w:rPr>
      </w:pPr>
    </w:p>
    <w:p w14:paraId="607F0183" w14:textId="2EEE069D" w:rsidR="00242F4E" w:rsidRPr="00856181" w:rsidRDefault="00877786"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ASHESI UNIVERSITY COLLEGE</w:t>
      </w:r>
    </w:p>
    <w:p w14:paraId="152EE048" w14:textId="77777777" w:rsidR="00F06E33" w:rsidRPr="00856181" w:rsidRDefault="00F06E33" w:rsidP="00534625">
      <w:pPr>
        <w:spacing w:line="480" w:lineRule="auto"/>
        <w:jc w:val="center"/>
        <w:rPr>
          <w:rFonts w:ascii="Times New Roman" w:hAnsi="Times New Roman" w:cs="Times New Roman"/>
          <w:b/>
          <w:sz w:val="24"/>
          <w:szCs w:val="24"/>
        </w:rPr>
      </w:pPr>
    </w:p>
    <w:p w14:paraId="7C807339" w14:textId="17A5F73D" w:rsidR="00877786" w:rsidRPr="00856181" w:rsidRDefault="00F06E33"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CENTRALIZED HOSPITAL AND PHARMACY MANAGEMENT</w:t>
      </w:r>
    </w:p>
    <w:p w14:paraId="78D17C99" w14:textId="550AAA2A" w:rsidR="00F06E33" w:rsidRPr="00856181" w:rsidRDefault="00F06E33"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SYSTEM</w:t>
      </w:r>
    </w:p>
    <w:p w14:paraId="3B970CC8" w14:textId="77777777" w:rsidR="00AE1B80" w:rsidRPr="00856181" w:rsidRDefault="00AE1B80" w:rsidP="00534625">
      <w:pPr>
        <w:spacing w:line="480" w:lineRule="auto"/>
        <w:jc w:val="center"/>
        <w:rPr>
          <w:rFonts w:ascii="Times New Roman" w:hAnsi="Times New Roman" w:cs="Times New Roman"/>
          <w:sz w:val="24"/>
          <w:szCs w:val="24"/>
        </w:rPr>
      </w:pPr>
    </w:p>
    <w:p w14:paraId="17EC7D30" w14:textId="77777777" w:rsidR="00AE1B80" w:rsidRPr="00856181" w:rsidRDefault="00AE1B80" w:rsidP="00534625">
      <w:pPr>
        <w:spacing w:line="480" w:lineRule="auto"/>
        <w:jc w:val="center"/>
        <w:rPr>
          <w:rFonts w:ascii="Times New Roman" w:hAnsi="Times New Roman" w:cs="Times New Roman"/>
          <w:sz w:val="24"/>
          <w:szCs w:val="24"/>
        </w:rPr>
      </w:pPr>
    </w:p>
    <w:p w14:paraId="66D148C4" w14:textId="2B350E4E" w:rsidR="00877786" w:rsidRPr="00856181" w:rsidRDefault="00877786"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FREDRICK OHENEBA ABAYIE</w:t>
      </w:r>
    </w:p>
    <w:p w14:paraId="208EDA7F" w14:textId="5C7F240E" w:rsidR="00877786" w:rsidRPr="00856181" w:rsidRDefault="00877786"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2016</w:t>
      </w:r>
    </w:p>
    <w:p w14:paraId="3E048269" w14:textId="57875356" w:rsidR="00CA1F30" w:rsidRPr="00856181" w:rsidRDefault="00534625" w:rsidP="00534625">
      <w:pPr>
        <w:spacing w:line="480" w:lineRule="auto"/>
        <w:jc w:val="center"/>
        <w:rPr>
          <w:rFonts w:ascii="Times New Roman" w:hAnsi="Times New Roman" w:cs="Times New Roman"/>
          <w:b/>
          <w:sz w:val="24"/>
          <w:szCs w:val="24"/>
        </w:rPr>
        <w:sectPr w:rsidR="00CA1F30" w:rsidRPr="00856181" w:rsidSect="00D60CBE">
          <w:footerReference w:type="even" r:id="rId8"/>
          <w:pgSz w:w="12240" w:h="15840"/>
          <w:pgMar w:top="1440" w:right="1440" w:bottom="1440" w:left="1440" w:header="720" w:footer="720" w:gutter="0"/>
          <w:cols w:space="720"/>
          <w:docGrid w:linePitch="360"/>
        </w:sectPr>
      </w:pPr>
      <w:r w:rsidRPr="00856181">
        <w:rPr>
          <w:rFonts w:ascii="Times New Roman" w:hAnsi="Times New Roman" w:cs="Times New Roman"/>
          <w:b/>
          <w:sz w:val="24"/>
          <w:szCs w:val="24"/>
        </w:rPr>
        <w:t>APPLIED PROJEC</w:t>
      </w:r>
      <w:r w:rsidR="007652A2">
        <w:rPr>
          <w:rFonts w:ascii="Times New Roman" w:hAnsi="Times New Roman" w:cs="Times New Roman"/>
          <w:b/>
          <w:sz w:val="24"/>
          <w:szCs w:val="24"/>
        </w:rPr>
        <w:t>T</w:t>
      </w:r>
    </w:p>
    <w:p w14:paraId="1CCE72D8" w14:textId="77777777" w:rsidR="00A74F64" w:rsidRPr="00856181" w:rsidRDefault="00A74F64" w:rsidP="00534625">
      <w:pPr>
        <w:spacing w:line="480" w:lineRule="auto"/>
        <w:rPr>
          <w:rFonts w:ascii="Times New Roman" w:hAnsi="Times New Roman" w:cs="Times New Roman"/>
          <w:b/>
          <w:sz w:val="24"/>
          <w:szCs w:val="24"/>
        </w:rPr>
      </w:pPr>
    </w:p>
    <w:p w14:paraId="19A6DAC9" w14:textId="77777777" w:rsidR="00A74F64" w:rsidRPr="00856181" w:rsidRDefault="00A74F64"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ASHESI UNIVERSITY COLLEGE</w:t>
      </w:r>
    </w:p>
    <w:p w14:paraId="31240399" w14:textId="77777777" w:rsidR="00A74F64" w:rsidRPr="00856181" w:rsidRDefault="00A74F64" w:rsidP="00534625">
      <w:pPr>
        <w:spacing w:line="480" w:lineRule="auto"/>
        <w:jc w:val="center"/>
        <w:rPr>
          <w:rFonts w:ascii="Times New Roman" w:hAnsi="Times New Roman" w:cs="Times New Roman"/>
          <w:b/>
          <w:sz w:val="24"/>
          <w:szCs w:val="24"/>
        </w:rPr>
      </w:pPr>
    </w:p>
    <w:p w14:paraId="4DAACF5C" w14:textId="77777777" w:rsidR="00A74F64" w:rsidRPr="00856181" w:rsidRDefault="00A74F64"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CENTRALIZED HOSPITAL AND PHARMACY MANAGEMENT</w:t>
      </w:r>
    </w:p>
    <w:p w14:paraId="2CE1E0E7" w14:textId="77777777" w:rsidR="00A74F64" w:rsidRPr="00856181" w:rsidRDefault="00A74F64"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SYSTEM</w:t>
      </w:r>
    </w:p>
    <w:p w14:paraId="45E11057" w14:textId="77777777" w:rsidR="00A74F64" w:rsidRPr="00856181" w:rsidRDefault="00A74F64" w:rsidP="00534625">
      <w:pPr>
        <w:spacing w:line="480" w:lineRule="auto"/>
        <w:jc w:val="center"/>
        <w:rPr>
          <w:rFonts w:ascii="Times New Roman" w:hAnsi="Times New Roman" w:cs="Times New Roman"/>
          <w:b/>
          <w:sz w:val="24"/>
          <w:szCs w:val="24"/>
        </w:rPr>
      </w:pPr>
    </w:p>
    <w:p w14:paraId="2460FAF5" w14:textId="12B90EF0" w:rsidR="00A74F64" w:rsidRPr="00856181" w:rsidRDefault="00A74F64" w:rsidP="00534625">
      <w:pPr>
        <w:spacing w:line="480" w:lineRule="auto"/>
        <w:jc w:val="center"/>
        <w:rPr>
          <w:rFonts w:ascii="Times New Roman" w:hAnsi="Times New Roman" w:cs="Times New Roman"/>
          <w:sz w:val="24"/>
          <w:szCs w:val="24"/>
        </w:rPr>
      </w:pPr>
      <w:r w:rsidRPr="00856181">
        <w:rPr>
          <w:rFonts w:ascii="Times New Roman" w:hAnsi="Times New Roman" w:cs="Times New Roman"/>
          <w:sz w:val="24"/>
          <w:szCs w:val="24"/>
        </w:rPr>
        <w:t>By</w:t>
      </w:r>
    </w:p>
    <w:p w14:paraId="37883FC7" w14:textId="77777777" w:rsidR="00A74F64" w:rsidRPr="00856181" w:rsidRDefault="00A74F64"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FREDRICK OHENEBA ABAYIE</w:t>
      </w:r>
    </w:p>
    <w:p w14:paraId="385E356A" w14:textId="77777777" w:rsidR="000D28F3" w:rsidRPr="00856181" w:rsidRDefault="000D28F3" w:rsidP="00534625">
      <w:pPr>
        <w:spacing w:line="480" w:lineRule="auto"/>
        <w:jc w:val="center"/>
        <w:rPr>
          <w:rFonts w:ascii="Times New Roman" w:hAnsi="Times New Roman" w:cs="Times New Roman"/>
          <w:b/>
          <w:sz w:val="24"/>
          <w:szCs w:val="24"/>
        </w:rPr>
      </w:pPr>
    </w:p>
    <w:p w14:paraId="6B50BA18" w14:textId="06002E24" w:rsidR="00800737" w:rsidRPr="00856181" w:rsidRDefault="00800737" w:rsidP="00534625">
      <w:pPr>
        <w:spacing w:line="480" w:lineRule="auto"/>
        <w:jc w:val="center"/>
        <w:rPr>
          <w:rFonts w:ascii="Times New Roman" w:hAnsi="Times New Roman" w:cs="Times New Roman"/>
          <w:sz w:val="24"/>
          <w:szCs w:val="24"/>
        </w:rPr>
      </w:pPr>
      <w:r w:rsidRPr="00856181">
        <w:rPr>
          <w:rFonts w:ascii="Times New Roman" w:hAnsi="Times New Roman" w:cs="Times New Roman"/>
          <w:sz w:val="24"/>
          <w:szCs w:val="24"/>
        </w:rPr>
        <w:t>Dissertation submitted to the Department of Computer Science,</w:t>
      </w:r>
    </w:p>
    <w:p w14:paraId="13001A5D" w14:textId="4AE6092E" w:rsidR="00800737" w:rsidRPr="00856181" w:rsidRDefault="00800737" w:rsidP="00534625">
      <w:pPr>
        <w:spacing w:line="480" w:lineRule="auto"/>
        <w:jc w:val="center"/>
        <w:rPr>
          <w:rFonts w:ascii="Times New Roman" w:hAnsi="Times New Roman" w:cs="Times New Roman"/>
          <w:sz w:val="24"/>
          <w:szCs w:val="24"/>
        </w:rPr>
      </w:pPr>
      <w:r w:rsidRPr="00856181">
        <w:rPr>
          <w:rFonts w:ascii="Times New Roman" w:hAnsi="Times New Roman" w:cs="Times New Roman"/>
          <w:sz w:val="24"/>
          <w:szCs w:val="24"/>
        </w:rPr>
        <w:t>Ashesi University College</w:t>
      </w:r>
    </w:p>
    <w:p w14:paraId="212A3823" w14:textId="77777777" w:rsidR="00AD2B4B" w:rsidRPr="00856181" w:rsidRDefault="00AD2B4B" w:rsidP="00534625">
      <w:pPr>
        <w:spacing w:line="480" w:lineRule="auto"/>
        <w:jc w:val="center"/>
        <w:rPr>
          <w:rFonts w:ascii="Times New Roman" w:hAnsi="Times New Roman" w:cs="Times New Roman"/>
          <w:sz w:val="24"/>
          <w:szCs w:val="24"/>
        </w:rPr>
      </w:pPr>
    </w:p>
    <w:p w14:paraId="4FF6D213" w14:textId="396AEDE8" w:rsidR="00800737" w:rsidRPr="00856181" w:rsidRDefault="00800737" w:rsidP="00534625">
      <w:pPr>
        <w:spacing w:line="480" w:lineRule="auto"/>
        <w:jc w:val="center"/>
        <w:rPr>
          <w:rFonts w:ascii="Times New Roman" w:hAnsi="Times New Roman" w:cs="Times New Roman"/>
          <w:sz w:val="24"/>
          <w:szCs w:val="24"/>
        </w:rPr>
      </w:pPr>
      <w:r w:rsidRPr="00856181">
        <w:rPr>
          <w:rFonts w:ascii="Times New Roman" w:hAnsi="Times New Roman" w:cs="Times New Roman"/>
          <w:sz w:val="24"/>
          <w:szCs w:val="24"/>
        </w:rPr>
        <w:t>In partial fulfillment of the requirements for the award of</w:t>
      </w:r>
    </w:p>
    <w:p w14:paraId="75FB0139" w14:textId="56359D0B" w:rsidR="00800737" w:rsidRPr="00856181" w:rsidRDefault="00800737" w:rsidP="00534625">
      <w:pPr>
        <w:spacing w:line="480" w:lineRule="auto"/>
        <w:jc w:val="center"/>
        <w:rPr>
          <w:rFonts w:ascii="Times New Roman" w:hAnsi="Times New Roman" w:cs="Times New Roman"/>
          <w:sz w:val="24"/>
          <w:szCs w:val="24"/>
        </w:rPr>
      </w:pPr>
      <w:r w:rsidRPr="00856181">
        <w:rPr>
          <w:rFonts w:ascii="Times New Roman" w:hAnsi="Times New Roman" w:cs="Times New Roman"/>
          <w:sz w:val="24"/>
          <w:szCs w:val="24"/>
        </w:rPr>
        <w:t>Bachelor of Science degree in Computer Science</w:t>
      </w:r>
    </w:p>
    <w:p w14:paraId="1133FE8D" w14:textId="77777777" w:rsidR="000D28F3" w:rsidRPr="00856181" w:rsidRDefault="000D28F3" w:rsidP="00534625">
      <w:pPr>
        <w:spacing w:line="480" w:lineRule="auto"/>
        <w:jc w:val="center"/>
        <w:rPr>
          <w:rFonts w:ascii="Times New Roman" w:hAnsi="Times New Roman" w:cs="Times New Roman"/>
          <w:b/>
          <w:sz w:val="24"/>
          <w:szCs w:val="24"/>
        </w:rPr>
      </w:pPr>
    </w:p>
    <w:p w14:paraId="3F175394" w14:textId="7D513905" w:rsidR="00131B2A" w:rsidRDefault="00A74F64"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APRIL, 2016</w:t>
      </w:r>
    </w:p>
    <w:p w14:paraId="30058295" w14:textId="77777777" w:rsidR="00534625" w:rsidRPr="00856181" w:rsidRDefault="00534625" w:rsidP="00916A82">
      <w:pPr>
        <w:spacing w:line="480" w:lineRule="auto"/>
        <w:rPr>
          <w:rFonts w:ascii="Times New Roman" w:hAnsi="Times New Roman" w:cs="Times New Roman"/>
          <w:b/>
          <w:sz w:val="24"/>
          <w:szCs w:val="24"/>
        </w:rPr>
      </w:pPr>
    </w:p>
    <w:p w14:paraId="36ED5924" w14:textId="4C6C99B3" w:rsidR="00EE03E2" w:rsidRPr="00856181" w:rsidRDefault="00EE03E2"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lastRenderedPageBreak/>
        <w:t>Declaration</w:t>
      </w:r>
    </w:p>
    <w:p w14:paraId="1434FAA4" w14:textId="7F98E7E7" w:rsidR="0057608C" w:rsidRPr="00856181" w:rsidRDefault="0057608C"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I hereby declare that this dissertation is the result of my own original work and that no part of it has been presented for another degree in this University or elsewhere.</w:t>
      </w:r>
    </w:p>
    <w:p w14:paraId="4F801455" w14:textId="77777777" w:rsidR="0057608C" w:rsidRPr="00856181" w:rsidRDefault="0057608C" w:rsidP="00534625">
      <w:pPr>
        <w:spacing w:line="240" w:lineRule="auto"/>
        <w:jc w:val="both"/>
        <w:rPr>
          <w:rFonts w:ascii="Times New Roman" w:hAnsi="Times New Roman" w:cs="Times New Roman"/>
          <w:sz w:val="24"/>
          <w:szCs w:val="24"/>
        </w:rPr>
      </w:pPr>
    </w:p>
    <w:p w14:paraId="28057FC2" w14:textId="145FF554" w:rsidR="0057608C" w:rsidRPr="00856181" w:rsidRDefault="0057608C" w:rsidP="00534625">
      <w:pPr>
        <w:spacing w:line="240" w:lineRule="auto"/>
        <w:jc w:val="both"/>
        <w:rPr>
          <w:rFonts w:ascii="Times New Roman" w:hAnsi="Times New Roman" w:cs="Times New Roman"/>
          <w:sz w:val="24"/>
          <w:szCs w:val="24"/>
        </w:rPr>
      </w:pPr>
      <w:r w:rsidRPr="00856181">
        <w:rPr>
          <w:rFonts w:ascii="Times New Roman" w:hAnsi="Times New Roman" w:cs="Times New Roman"/>
          <w:sz w:val="24"/>
          <w:szCs w:val="24"/>
        </w:rPr>
        <w:t>Candidate’s Signature: ………………………………………………………………..</w:t>
      </w:r>
    </w:p>
    <w:p w14:paraId="62D15969" w14:textId="77777777" w:rsidR="0057608C" w:rsidRPr="00856181" w:rsidRDefault="0057608C" w:rsidP="00534625">
      <w:pPr>
        <w:spacing w:line="240" w:lineRule="auto"/>
        <w:jc w:val="both"/>
        <w:rPr>
          <w:rFonts w:ascii="Times New Roman" w:hAnsi="Times New Roman" w:cs="Times New Roman"/>
          <w:sz w:val="24"/>
          <w:szCs w:val="24"/>
        </w:rPr>
      </w:pPr>
    </w:p>
    <w:p w14:paraId="4053455F" w14:textId="74F7304E" w:rsidR="0057608C" w:rsidRPr="00856181" w:rsidRDefault="0057608C" w:rsidP="00534625">
      <w:pPr>
        <w:spacing w:line="240" w:lineRule="auto"/>
        <w:jc w:val="both"/>
        <w:rPr>
          <w:rFonts w:ascii="Times New Roman" w:hAnsi="Times New Roman" w:cs="Times New Roman"/>
          <w:sz w:val="24"/>
          <w:szCs w:val="24"/>
        </w:rPr>
      </w:pPr>
      <w:r w:rsidRPr="00856181">
        <w:rPr>
          <w:rFonts w:ascii="Times New Roman" w:hAnsi="Times New Roman" w:cs="Times New Roman"/>
          <w:sz w:val="24"/>
          <w:szCs w:val="24"/>
        </w:rPr>
        <w:t>Candidate’s Name: ……………………………………………………………</w:t>
      </w:r>
    </w:p>
    <w:p w14:paraId="4A051CF1" w14:textId="77777777" w:rsidR="0057608C" w:rsidRPr="00856181" w:rsidRDefault="0057608C" w:rsidP="00534625">
      <w:pPr>
        <w:spacing w:line="240" w:lineRule="auto"/>
        <w:jc w:val="both"/>
        <w:rPr>
          <w:rFonts w:ascii="Times New Roman" w:hAnsi="Times New Roman" w:cs="Times New Roman"/>
          <w:sz w:val="24"/>
          <w:szCs w:val="24"/>
        </w:rPr>
      </w:pPr>
    </w:p>
    <w:p w14:paraId="41342616" w14:textId="4B96AEEB" w:rsidR="0057608C" w:rsidRPr="00856181" w:rsidRDefault="0057608C" w:rsidP="00534625">
      <w:pPr>
        <w:spacing w:line="240" w:lineRule="auto"/>
        <w:jc w:val="both"/>
        <w:rPr>
          <w:rFonts w:ascii="Times New Roman" w:hAnsi="Times New Roman" w:cs="Times New Roman"/>
          <w:sz w:val="24"/>
          <w:szCs w:val="24"/>
        </w:rPr>
      </w:pPr>
      <w:r w:rsidRPr="00856181">
        <w:rPr>
          <w:rFonts w:ascii="Times New Roman" w:hAnsi="Times New Roman" w:cs="Times New Roman"/>
          <w:sz w:val="24"/>
          <w:szCs w:val="24"/>
        </w:rPr>
        <w:t>Date: …</w:t>
      </w:r>
      <w:proofErr w:type="gramStart"/>
      <w:r w:rsidRPr="00856181">
        <w:rPr>
          <w:rFonts w:ascii="Times New Roman" w:hAnsi="Times New Roman" w:cs="Times New Roman"/>
          <w:sz w:val="24"/>
          <w:szCs w:val="24"/>
        </w:rPr>
        <w:t>….</w:t>
      </w:r>
      <w:r w:rsidR="00081A1F" w:rsidRPr="00856181">
        <w:rPr>
          <w:rFonts w:ascii="Times New Roman" w:hAnsi="Times New Roman" w:cs="Times New Roman"/>
          <w:sz w:val="24"/>
          <w:szCs w:val="24"/>
        </w:rPr>
        <w:t>.</w:t>
      </w:r>
      <w:proofErr w:type="gramEnd"/>
      <w:r w:rsidRPr="00856181">
        <w:rPr>
          <w:rFonts w:ascii="Times New Roman" w:hAnsi="Times New Roman" w:cs="Times New Roman"/>
          <w:sz w:val="24"/>
          <w:szCs w:val="24"/>
        </w:rPr>
        <w:t>…./……………./………….</w:t>
      </w:r>
    </w:p>
    <w:p w14:paraId="7E604832" w14:textId="77777777" w:rsidR="00EA47A5" w:rsidRPr="00856181" w:rsidRDefault="00EA47A5" w:rsidP="00534625">
      <w:pPr>
        <w:spacing w:line="480" w:lineRule="auto"/>
        <w:jc w:val="both"/>
        <w:rPr>
          <w:rFonts w:ascii="Times New Roman" w:hAnsi="Times New Roman" w:cs="Times New Roman"/>
          <w:sz w:val="24"/>
          <w:szCs w:val="24"/>
        </w:rPr>
      </w:pPr>
    </w:p>
    <w:p w14:paraId="56249CF4" w14:textId="77777777" w:rsidR="00EA47A5" w:rsidRPr="00856181" w:rsidRDefault="00EA47A5" w:rsidP="00534625">
      <w:pPr>
        <w:spacing w:line="480" w:lineRule="auto"/>
        <w:jc w:val="both"/>
        <w:rPr>
          <w:rFonts w:ascii="Times New Roman" w:hAnsi="Times New Roman" w:cs="Times New Roman"/>
          <w:sz w:val="24"/>
          <w:szCs w:val="24"/>
        </w:rPr>
      </w:pPr>
    </w:p>
    <w:p w14:paraId="1E8ABD14" w14:textId="18EEE75C" w:rsidR="00EA47A5" w:rsidRPr="00856181" w:rsidRDefault="00EA47A5"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I hereby declare that the preparation and presentation of the dissertation were supervised in accordance with the guidelines on supervision of dissertation laid down by Ashesi University College.</w:t>
      </w:r>
    </w:p>
    <w:p w14:paraId="4B847418" w14:textId="77777777" w:rsidR="00EA47A5" w:rsidRPr="00856181" w:rsidRDefault="00EA47A5" w:rsidP="00534625">
      <w:pPr>
        <w:spacing w:line="240" w:lineRule="auto"/>
        <w:jc w:val="both"/>
        <w:rPr>
          <w:rFonts w:ascii="Times New Roman" w:hAnsi="Times New Roman" w:cs="Times New Roman"/>
          <w:sz w:val="24"/>
          <w:szCs w:val="24"/>
        </w:rPr>
      </w:pPr>
    </w:p>
    <w:p w14:paraId="33668FAA" w14:textId="578A6CF9" w:rsidR="00EA47A5" w:rsidRPr="00856181" w:rsidRDefault="00131B2A" w:rsidP="00534625">
      <w:pPr>
        <w:spacing w:line="240" w:lineRule="auto"/>
        <w:jc w:val="both"/>
        <w:rPr>
          <w:rFonts w:ascii="Times New Roman" w:hAnsi="Times New Roman" w:cs="Times New Roman"/>
          <w:sz w:val="24"/>
          <w:szCs w:val="24"/>
        </w:rPr>
      </w:pPr>
      <w:r w:rsidRPr="00856181">
        <w:rPr>
          <w:rFonts w:ascii="Times New Roman" w:hAnsi="Times New Roman" w:cs="Times New Roman"/>
          <w:sz w:val="24"/>
          <w:szCs w:val="24"/>
        </w:rPr>
        <w:t>Supervisor</w:t>
      </w:r>
      <w:r w:rsidR="00EA47A5" w:rsidRPr="00856181">
        <w:rPr>
          <w:rFonts w:ascii="Times New Roman" w:hAnsi="Times New Roman" w:cs="Times New Roman"/>
          <w:sz w:val="24"/>
          <w:szCs w:val="24"/>
        </w:rPr>
        <w:t>’s Signature: ………………………………………………………………..</w:t>
      </w:r>
    </w:p>
    <w:p w14:paraId="00A24986" w14:textId="77777777" w:rsidR="00EA47A5" w:rsidRPr="00856181" w:rsidRDefault="00EA47A5" w:rsidP="00534625">
      <w:pPr>
        <w:spacing w:line="240" w:lineRule="auto"/>
        <w:jc w:val="both"/>
        <w:rPr>
          <w:rFonts w:ascii="Times New Roman" w:hAnsi="Times New Roman" w:cs="Times New Roman"/>
          <w:sz w:val="24"/>
          <w:szCs w:val="24"/>
        </w:rPr>
      </w:pPr>
    </w:p>
    <w:p w14:paraId="6CEB4835" w14:textId="58DA5C27" w:rsidR="00EA47A5" w:rsidRPr="00856181" w:rsidRDefault="00131B2A" w:rsidP="00534625">
      <w:pPr>
        <w:spacing w:line="240" w:lineRule="auto"/>
        <w:jc w:val="both"/>
        <w:rPr>
          <w:rFonts w:ascii="Times New Roman" w:hAnsi="Times New Roman" w:cs="Times New Roman"/>
          <w:sz w:val="24"/>
          <w:szCs w:val="24"/>
        </w:rPr>
      </w:pPr>
      <w:r w:rsidRPr="00856181">
        <w:rPr>
          <w:rFonts w:ascii="Times New Roman" w:hAnsi="Times New Roman" w:cs="Times New Roman"/>
          <w:sz w:val="24"/>
          <w:szCs w:val="24"/>
        </w:rPr>
        <w:t>Supervisor’s</w:t>
      </w:r>
      <w:r w:rsidR="00EA47A5" w:rsidRPr="00856181">
        <w:rPr>
          <w:rFonts w:ascii="Times New Roman" w:hAnsi="Times New Roman" w:cs="Times New Roman"/>
          <w:sz w:val="24"/>
          <w:szCs w:val="24"/>
        </w:rPr>
        <w:t xml:space="preserve"> Name: ……………………………………………………………</w:t>
      </w:r>
    </w:p>
    <w:p w14:paraId="193E11BE" w14:textId="202E759D" w:rsidR="00EA47A5" w:rsidRPr="00856181" w:rsidRDefault="00EA47A5" w:rsidP="00534625">
      <w:pPr>
        <w:tabs>
          <w:tab w:val="left" w:pos="3196"/>
        </w:tabs>
        <w:spacing w:line="240" w:lineRule="auto"/>
        <w:rPr>
          <w:rFonts w:ascii="Times New Roman" w:hAnsi="Times New Roman" w:cs="Times New Roman"/>
          <w:sz w:val="24"/>
          <w:szCs w:val="24"/>
        </w:rPr>
      </w:pPr>
      <w:r w:rsidRPr="00856181">
        <w:rPr>
          <w:rFonts w:ascii="Times New Roman" w:hAnsi="Times New Roman" w:cs="Times New Roman"/>
          <w:sz w:val="24"/>
          <w:szCs w:val="24"/>
        </w:rPr>
        <w:tab/>
      </w:r>
    </w:p>
    <w:p w14:paraId="7D3B6808" w14:textId="2B8FDBC5" w:rsidR="00EA47A5" w:rsidRPr="00856181" w:rsidRDefault="00EA47A5" w:rsidP="00534625">
      <w:pPr>
        <w:tabs>
          <w:tab w:val="center" w:pos="4680"/>
        </w:tabs>
        <w:spacing w:line="240" w:lineRule="auto"/>
        <w:rPr>
          <w:rFonts w:ascii="Times New Roman" w:hAnsi="Times New Roman" w:cs="Times New Roman"/>
          <w:sz w:val="24"/>
          <w:szCs w:val="24"/>
        </w:rPr>
      </w:pPr>
      <w:r w:rsidRPr="00856181">
        <w:rPr>
          <w:rFonts w:ascii="Times New Roman" w:hAnsi="Times New Roman" w:cs="Times New Roman"/>
          <w:sz w:val="24"/>
          <w:szCs w:val="24"/>
        </w:rPr>
        <w:t>Date: …</w:t>
      </w:r>
      <w:proofErr w:type="gramStart"/>
      <w:r w:rsidRPr="00856181">
        <w:rPr>
          <w:rFonts w:ascii="Times New Roman" w:hAnsi="Times New Roman" w:cs="Times New Roman"/>
          <w:sz w:val="24"/>
          <w:szCs w:val="24"/>
        </w:rPr>
        <w:t>…..</w:t>
      </w:r>
      <w:proofErr w:type="gramEnd"/>
      <w:r w:rsidRPr="00856181">
        <w:rPr>
          <w:rFonts w:ascii="Times New Roman" w:hAnsi="Times New Roman" w:cs="Times New Roman"/>
          <w:sz w:val="24"/>
          <w:szCs w:val="24"/>
        </w:rPr>
        <w:t>…./……………./………….</w:t>
      </w:r>
      <w:r w:rsidR="00534625" w:rsidRPr="00856181">
        <w:rPr>
          <w:rFonts w:ascii="Times New Roman" w:hAnsi="Times New Roman" w:cs="Times New Roman"/>
          <w:sz w:val="24"/>
          <w:szCs w:val="24"/>
        </w:rPr>
        <w:tab/>
      </w:r>
    </w:p>
    <w:p w14:paraId="55A60EC3" w14:textId="4D7BB991" w:rsidR="00EA47A5" w:rsidRPr="00856181" w:rsidRDefault="00EA47A5" w:rsidP="00534625">
      <w:pPr>
        <w:spacing w:line="480" w:lineRule="auto"/>
        <w:jc w:val="both"/>
        <w:rPr>
          <w:rFonts w:ascii="Times New Roman" w:hAnsi="Times New Roman" w:cs="Times New Roman"/>
          <w:sz w:val="24"/>
          <w:szCs w:val="24"/>
        </w:rPr>
      </w:pPr>
    </w:p>
    <w:p w14:paraId="74DF10EB" w14:textId="781D63CA" w:rsidR="00DA7A9B" w:rsidRDefault="00DA7A9B" w:rsidP="00534625">
      <w:pPr>
        <w:spacing w:line="480" w:lineRule="auto"/>
        <w:jc w:val="both"/>
        <w:rPr>
          <w:rFonts w:ascii="Times New Roman" w:hAnsi="Times New Roman" w:cs="Times New Roman"/>
          <w:sz w:val="24"/>
          <w:szCs w:val="24"/>
        </w:rPr>
      </w:pPr>
    </w:p>
    <w:p w14:paraId="7C2BC0B6" w14:textId="77777777" w:rsidR="00916A82" w:rsidRPr="00856181" w:rsidRDefault="00916A82" w:rsidP="00534625">
      <w:pPr>
        <w:spacing w:line="480" w:lineRule="auto"/>
        <w:jc w:val="both"/>
        <w:rPr>
          <w:rFonts w:ascii="Times New Roman" w:hAnsi="Times New Roman" w:cs="Times New Roman"/>
          <w:sz w:val="24"/>
          <w:szCs w:val="24"/>
        </w:rPr>
      </w:pPr>
    </w:p>
    <w:p w14:paraId="25246E0A" w14:textId="3B89ABC8" w:rsidR="00DF6F67" w:rsidRPr="00856181" w:rsidRDefault="00DF6F67" w:rsidP="00534625">
      <w:pPr>
        <w:spacing w:line="480" w:lineRule="auto"/>
        <w:jc w:val="both"/>
        <w:rPr>
          <w:rFonts w:ascii="Times New Roman" w:hAnsi="Times New Roman" w:cs="Times New Roman"/>
          <w:b/>
          <w:sz w:val="24"/>
          <w:szCs w:val="24"/>
        </w:rPr>
      </w:pPr>
      <w:r w:rsidRPr="00856181">
        <w:rPr>
          <w:rFonts w:ascii="Times New Roman" w:hAnsi="Times New Roman" w:cs="Times New Roman"/>
          <w:b/>
          <w:sz w:val="24"/>
          <w:szCs w:val="24"/>
        </w:rPr>
        <w:lastRenderedPageBreak/>
        <w:t>Acknowledgements</w:t>
      </w:r>
    </w:p>
    <w:p w14:paraId="2C81DE80" w14:textId="348765A0" w:rsidR="00DF6F67" w:rsidRPr="00856181" w:rsidRDefault="00AD6BBB"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I would like to express my sincerest gratit</w:t>
      </w:r>
      <w:r w:rsidR="00687C23" w:rsidRPr="00856181">
        <w:rPr>
          <w:rFonts w:ascii="Times New Roman" w:hAnsi="Times New Roman" w:cs="Times New Roman"/>
          <w:sz w:val="24"/>
          <w:szCs w:val="24"/>
        </w:rPr>
        <w:t>ude to my project supervisor Mr. Aela</w:t>
      </w:r>
      <w:r w:rsidR="006A3BA0" w:rsidRPr="00856181">
        <w:rPr>
          <w:rFonts w:ascii="Times New Roman" w:hAnsi="Times New Roman" w:cs="Times New Roman"/>
          <w:sz w:val="24"/>
          <w:szCs w:val="24"/>
        </w:rPr>
        <w:t>f Dafla, for his guidance and support throughout this project</w:t>
      </w:r>
      <w:r w:rsidR="00687C23" w:rsidRPr="00856181">
        <w:rPr>
          <w:rFonts w:ascii="Times New Roman" w:hAnsi="Times New Roman" w:cs="Times New Roman"/>
          <w:sz w:val="24"/>
          <w:szCs w:val="24"/>
        </w:rPr>
        <w:t>.</w:t>
      </w:r>
    </w:p>
    <w:p w14:paraId="39665852" w14:textId="77777777" w:rsidR="00DA7A9B" w:rsidRPr="00856181" w:rsidRDefault="00DA7A9B" w:rsidP="00534625">
      <w:pPr>
        <w:spacing w:line="480" w:lineRule="auto"/>
        <w:rPr>
          <w:rFonts w:ascii="Times New Roman" w:hAnsi="Times New Roman" w:cs="Times New Roman"/>
          <w:sz w:val="24"/>
          <w:szCs w:val="24"/>
        </w:rPr>
      </w:pPr>
    </w:p>
    <w:p w14:paraId="265710B1" w14:textId="77777777" w:rsidR="00DA7A9B" w:rsidRPr="00856181" w:rsidRDefault="00DA7A9B" w:rsidP="00534625">
      <w:pPr>
        <w:spacing w:line="480" w:lineRule="auto"/>
        <w:rPr>
          <w:rFonts w:ascii="Times New Roman" w:hAnsi="Times New Roman" w:cs="Times New Roman"/>
          <w:sz w:val="24"/>
          <w:szCs w:val="24"/>
        </w:rPr>
      </w:pPr>
    </w:p>
    <w:p w14:paraId="7528140A" w14:textId="77777777" w:rsidR="00DA7A9B" w:rsidRPr="00856181" w:rsidRDefault="00DA7A9B" w:rsidP="00534625">
      <w:pPr>
        <w:spacing w:line="480" w:lineRule="auto"/>
        <w:rPr>
          <w:rFonts w:ascii="Times New Roman" w:hAnsi="Times New Roman" w:cs="Times New Roman"/>
          <w:sz w:val="24"/>
          <w:szCs w:val="24"/>
        </w:rPr>
      </w:pPr>
    </w:p>
    <w:p w14:paraId="1D95B740" w14:textId="77777777" w:rsidR="00DA7A9B" w:rsidRPr="00856181" w:rsidRDefault="00DA7A9B" w:rsidP="00534625">
      <w:pPr>
        <w:spacing w:line="480" w:lineRule="auto"/>
        <w:rPr>
          <w:rFonts w:ascii="Times New Roman" w:hAnsi="Times New Roman" w:cs="Times New Roman"/>
          <w:sz w:val="24"/>
          <w:szCs w:val="24"/>
        </w:rPr>
      </w:pPr>
    </w:p>
    <w:p w14:paraId="13A3D038" w14:textId="77777777" w:rsidR="00DA7A9B" w:rsidRPr="00856181" w:rsidRDefault="00DA7A9B" w:rsidP="00534625">
      <w:pPr>
        <w:spacing w:line="480" w:lineRule="auto"/>
        <w:rPr>
          <w:rFonts w:ascii="Times New Roman" w:hAnsi="Times New Roman" w:cs="Times New Roman"/>
          <w:sz w:val="24"/>
          <w:szCs w:val="24"/>
        </w:rPr>
      </w:pPr>
    </w:p>
    <w:p w14:paraId="0E77B024" w14:textId="77777777" w:rsidR="00DA7A9B" w:rsidRPr="00856181" w:rsidRDefault="00DA7A9B" w:rsidP="00534625">
      <w:pPr>
        <w:spacing w:line="480" w:lineRule="auto"/>
        <w:rPr>
          <w:rFonts w:ascii="Times New Roman" w:hAnsi="Times New Roman" w:cs="Times New Roman"/>
          <w:sz w:val="24"/>
          <w:szCs w:val="24"/>
        </w:rPr>
      </w:pPr>
    </w:p>
    <w:p w14:paraId="20AD069C" w14:textId="77777777" w:rsidR="00DA7A9B" w:rsidRPr="00856181" w:rsidRDefault="00DA7A9B" w:rsidP="00534625">
      <w:pPr>
        <w:spacing w:line="480" w:lineRule="auto"/>
        <w:rPr>
          <w:rFonts w:ascii="Times New Roman" w:hAnsi="Times New Roman" w:cs="Times New Roman"/>
          <w:sz w:val="24"/>
          <w:szCs w:val="24"/>
        </w:rPr>
      </w:pPr>
    </w:p>
    <w:p w14:paraId="28E3449F" w14:textId="77777777" w:rsidR="00DA7A9B" w:rsidRPr="00856181" w:rsidRDefault="00DA7A9B" w:rsidP="00534625">
      <w:pPr>
        <w:spacing w:line="480" w:lineRule="auto"/>
        <w:rPr>
          <w:rFonts w:ascii="Times New Roman" w:hAnsi="Times New Roman" w:cs="Times New Roman"/>
          <w:sz w:val="24"/>
          <w:szCs w:val="24"/>
        </w:rPr>
      </w:pPr>
    </w:p>
    <w:p w14:paraId="31CC5936" w14:textId="77777777" w:rsidR="00DA7A9B" w:rsidRPr="00856181" w:rsidRDefault="00DA7A9B" w:rsidP="00534625">
      <w:pPr>
        <w:spacing w:line="480" w:lineRule="auto"/>
        <w:rPr>
          <w:rFonts w:ascii="Times New Roman" w:hAnsi="Times New Roman" w:cs="Times New Roman"/>
          <w:sz w:val="24"/>
          <w:szCs w:val="24"/>
        </w:rPr>
      </w:pPr>
    </w:p>
    <w:p w14:paraId="0787311B" w14:textId="77777777" w:rsidR="00DA7A9B" w:rsidRPr="00856181" w:rsidRDefault="00DA7A9B" w:rsidP="00534625">
      <w:pPr>
        <w:spacing w:line="480" w:lineRule="auto"/>
        <w:rPr>
          <w:rFonts w:ascii="Times New Roman" w:hAnsi="Times New Roman" w:cs="Times New Roman"/>
          <w:sz w:val="24"/>
          <w:szCs w:val="24"/>
        </w:rPr>
      </w:pPr>
    </w:p>
    <w:p w14:paraId="68738D08" w14:textId="77777777" w:rsidR="00DA7A9B" w:rsidRPr="00856181" w:rsidRDefault="00DA7A9B" w:rsidP="00534625">
      <w:pPr>
        <w:spacing w:line="480" w:lineRule="auto"/>
        <w:rPr>
          <w:rFonts w:ascii="Times New Roman" w:hAnsi="Times New Roman" w:cs="Times New Roman"/>
          <w:sz w:val="24"/>
          <w:szCs w:val="24"/>
        </w:rPr>
      </w:pPr>
    </w:p>
    <w:p w14:paraId="33F65CE6" w14:textId="77777777" w:rsidR="00DA7A9B" w:rsidRPr="00856181" w:rsidRDefault="00DA7A9B" w:rsidP="00534625">
      <w:pPr>
        <w:spacing w:line="480" w:lineRule="auto"/>
        <w:rPr>
          <w:rFonts w:ascii="Times New Roman" w:hAnsi="Times New Roman" w:cs="Times New Roman"/>
          <w:sz w:val="24"/>
          <w:szCs w:val="24"/>
        </w:rPr>
      </w:pPr>
    </w:p>
    <w:p w14:paraId="0D56BA1A" w14:textId="77777777" w:rsidR="00DA7A9B" w:rsidRDefault="00DA7A9B" w:rsidP="00534625">
      <w:pPr>
        <w:spacing w:line="480" w:lineRule="auto"/>
        <w:rPr>
          <w:rFonts w:ascii="Times New Roman" w:hAnsi="Times New Roman" w:cs="Times New Roman"/>
          <w:sz w:val="24"/>
          <w:szCs w:val="24"/>
        </w:rPr>
      </w:pPr>
    </w:p>
    <w:p w14:paraId="54FC9609" w14:textId="77777777" w:rsidR="00CD6AA0" w:rsidRPr="00856181" w:rsidRDefault="00CD6AA0" w:rsidP="00534625">
      <w:pPr>
        <w:spacing w:line="480" w:lineRule="auto"/>
        <w:rPr>
          <w:rFonts w:ascii="Times New Roman" w:hAnsi="Times New Roman" w:cs="Times New Roman"/>
          <w:sz w:val="24"/>
          <w:szCs w:val="24"/>
        </w:rPr>
      </w:pPr>
    </w:p>
    <w:p w14:paraId="532E230E" w14:textId="77777777" w:rsidR="00DA7A9B" w:rsidRPr="00856181" w:rsidRDefault="00DA7A9B" w:rsidP="00534625">
      <w:pPr>
        <w:spacing w:line="480" w:lineRule="auto"/>
        <w:rPr>
          <w:rFonts w:ascii="Times New Roman" w:hAnsi="Times New Roman" w:cs="Times New Roman"/>
          <w:sz w:val="24"/>
          <w:szCs w:val="24"/>
        </w:rPr>
      </w:pPr>
    </w:p>
    <w:p w14:paraId="2C039EFD" w14:textId="115FB916" w:rsidR="00DA7A9B" w:rsidRPr="00856181" w:rsidRDefault="00E95C38" w:rsidP="00534625">
      <w:pPr>
        <w:spacing w:line="480" w:lineRule="auto"/>
        <w:rPr>
          <w:rFonts w:ascii="Times New Roman" w:hAnsi="Times New Roman" w:cs="Times New Roman"/>
          <w:b/>
          <w:sz w:val="24"/>
          <w:szCs w:val="24"/>
        </w:rPr>
      </w:pPr>
      <w:r w:rsidRPr="00856181">
        <w:rPr>
          <w:rFonts w:ascii="Times New Roman" w:hAnsi="Times New Roman" w:cs="Times New Roman"/>
          <w:b/>
          <w:sz w:val="24"/>
          <w:szCs w:val="24"/>
        </w:rPr>
        <w:lastRenderedPageBreak/>
        <w:t>Abstract</w:t>
      </w:r>
    </w:p>
    <w:p w14:paraId="21F70DA7" w14:textId="77777777" w:rsidR="00DA7A9B" w:rsidRPr="00856181" w:rsidRDefault="00DA7A9B" w:rsidP="00534625">
      <w:pPr>
        <w:spacing w:line="480" w:lineRule="auto"/>
        <w:rPr>
          <w:rFonts w:ascii="Times New Roman" w:hAnsi="Times New Roman" w:cs="Times New Roman"/>
          <w:sz w:val="24"/>
          <w:szCs w:val="24"/>
        </w:rPr>
      </w:pPr>
    </w:p>
    <w:p w14:paraId="1DD38CEC" w14:textId="77777777" w:rsidR="00DA7A9B" w:rsidRPr="00856181" w:rsidRDefault="00DA7A9B" w:rsidP="00534625">
      <w:pPr>
        <w:spacing w:line="480" w:lineRule="auto"/>
        <w:rPr>
          <w:rFonts w:ascii="Times New Roman" w:hAnsi="Times New Roman" w:cs="Times New Roman"/>
          <w:sz w:val="24"/>
          <w:szCs w:val="24"/>
        </w:rPr>
      </w:pPr>
    </w:p>
    <w:p w14:paraId="57D1F7A0" w14:textId="77777777" w:rsidR="00DA7A9B" w:rsidRPr="00856181" w:rsidRDefault="00DA7A9B" w:rsidP="00534625">
      <w:pPr>
        <w:spacing w:line="480" w:lineRule="auto"/>
        <w:rPr>
          <w:rFonts w:ascii="Times New Roman" w:hAnsi="Times New Roman" w:cs="Times New Roman"/>
          <w:sz w:val="24"/>
          <w:szCs w:val="24"/>
        </w:rPr>
      </w:pPr>
    </w:p>
    <w:p w14:paraId="2D159050" w14:textId="77777777" w:rsidR="00DA7A9B" w:rsidRPr="00856181" w:rsidRDefault="00DA7A9B" w:rsidP="00534625">
      <w:pPr>
        <w:spacing w:line="480" w:lineRule="auto"/>
        <w:rPr>
          <w:rFonts w:ascii="Times New Roman" w:hAnsi="Times New Roman" w:cs="Times New Roman"/>
          <w:sz w:val="24"/>
          <w:szCs w:val="24"/>
        </w:rPr>
      </w:pPr>
    </w:p>
    <w:p w14:paraId="2F4E2913" w14:textId="77777777" w:rsidR="00DA7A9B" w:rsidRPr="00856181" w:rsidRDefault="00DA7A9B" w:rsidP="00534625">
      <w:pPr>
        <w:spacing w:line="480" w:lineRule="auto"/>
        <w:rPr>
          <w:rFonts w:ascii="Times New Roman" w:hAnsi="Times New Roman" w:cs="Times New Roman"/>
          <w:sz w:val="24"/>
          <w:szCs w:val="24"/>
        </w:rPr>
      </w:pPr>
    </w:p>
    <w:p w14:paraId="648A99D6" w14:textId="77777777" w:rsidR="00DA7A9B" w:rsidRPr="00856181" w:rsidRDefault="00DA7A9B" w:rsidP="00534625">
      <w:pPr>
        <w:spacing w:line="480" w:lineRule="auto"/>
        <w:rPr>
          <w:rFonts w:ascii="Times New Roman" w:hAnsi="Times New Roman" w:cs="Times New Roman"/>
          <w:sz w:val="24"/>
          <w:szCs w:val="24"/>
        </w:rPr>
      </w:pPr>
    </w:p>
    <w:p w14:paraId="00A94088" w14:textId="77777777" w:rsidR="00242F4E" w:rsidRPr="00856181" w:rsidRDefault="00242F4E" w:rsidP="00534625">
      <w:pPr>
        <w:spacing w:line="480" w:lineRule="auto"/>
        <w:jc w:val="both"/>
        <w:rPr>
          <w:rFonts w:ascii="Times New Roman" w:hAnsi="Times New Roman" w:cs="Times New Roman"/>
          <w:sz w:val="24"/>
          <w:szCs w:val="24"/>
        </w:rPr>
      </w:pPr>
    </w:p>
    <w:p w14:paraId="2E1F05C4" w14:textId="77777777" w:rsidR="00BE1C48" w:rsidRPr="00856181" w:rsidRDefault="00BE1C48" w:rsidP="00534625">
      <w:pPr>
        <w:spacing w:line="480" w:lineRule="auto"/>
        <w:jc w:val="both"/>
        <w:rPr>
          <w:rFonts w:ascii="Times New Roman" w:hAnsi="Times New Roman" w:cs="Times New Roman"/>
          <w:sz w:val="24"/>
          <w:szCs w:val="24"/>
        </w:rPr>
      </w:pPr>
    </w:p>
    <w:p w14:paraId="772D01B9" w14:textId="77777777" w:rsidR="00BE1C48" w:rsidRPr="00856181" w:rsidRDefault="00BE1C48" w:rsidP="00534625">
      <w:pPr>
        <w:spacing w:line="480" w:lineRule="auto"/>
        <w:jc w:val="both"/>
        <w:rPr>
          <w:rFonts w:ascii="Times New Roman" w:hAnsi="Times New Roman" w:cs="Times New Roman"/>
          <w:sz w:val="24"/>
          <w:szCs w:val="24"/>
        </w:rPr>
      </w:pPr>
    </w:p>
    <w:p w14:paraId="14A80807" w14:textId="77777777" w:rsidR="00BE1C48" w:rsidRPr="00856181" w:rsidRDefault="00BE1C48" w:rsidP="00534625">
      <w:pPr>
        <w:spacing w:line="480" w:lineRule="auto"/>
        <w:jc w:val="both"/>
        <w:rPr>
          <w:rFonts w:ascii="Times New Roman" w:hAnsi="Times New Roman" w:cs="Times New Roman"/>
          <w:sz w:val="24"/>
          <w:szCs w:val="24"/>
        </w:rPr>
      </w:pPr>
    </w:p>
    <w:p w14:paraId="0D48A4BA" w14:textId="77777777" w:rsidR="00BE1C48" w:rsidRPr="00856181" w:rsidRDefault="00BE1C48" w:rsidP="00534625">
      <w:pPr>
        <w:spacing w:line="480" w:lineRule="auto"/>
        <w:jc w:val="both"/>
        <w:rPr>
          <w:rFonts w:ascii="Times New Roman" w:hAnsi="Times New Roman" w:cs="Times New Roman"/>
          <w:sz w:val="24"/>
          <w:szCs w:val="24"/>
        </w:rPr>
      </w:pPr>
    </w:p>
    <w:p w14:paraId="36E41F2E" w14:textId="77777777" w:rsidR="00BE1C48" w:rsidRPr="00856181" w:rsidRDefault="00BE1C48" w:rsidP="00534625">
      <w:pPr>
        <w:spacing w:line="480" w:lineRule="auto"/>
        <w:jc w:val="both"/>
        <w:rPr>
          <w:rFonts w:ascii="Times New Roman" w:hAnsi="Times New Roman" w:cs="Times New Roman"/>
          <w:sz w:val="24"/>
          <w:szCs w:val="24"/>
        </w:rPr>
      </w:pPr>
    </w:p>
    <w:p w14:paraId="688CF69C" w14:textId="77777777" w:rsidR="00BE1C48" w:rsidRPr="00856181" w:rsidRDefault="00BE1C48" w:rsidP="00534625">
      <w:pPr>
        <w:spacing w:line="480" w:lineRule="auto"/>
        <w:jc w:val="both"/>
        <w:rPr>
          <w:rFonts w:ascii="Times New Roman" w:hAnsi="Times New Roman" w:cs="Times New Roman"/>
          <w:sz w:val="24"/>
          <w:szCs w:val="24"/>
        </w:rPr>
      </w:pPr>
    </w:p>
    <w:p w14:paraId="02DDA2C8" w14:textId="77777777" w:rsidR="00BE1C48" w:rsidRPr="00856181" w:rsidRDefault="00BE1C48" w:rsidP="00534625">
      <w:pPr>
        <w:spacing w:line="480" w:lineRule="auto"/>
        <w:jc w:val="both"/>
        <w:rPr>
          <w:rFonts w:ascii="Times New Roman" w:hAnsi="Times New Roman" w:cs="Times New Roman"/>
          <w:sz w:val="24"/>
          <w:szCs w:val="24"/>
        </w:rPr>
      </w:pPr>
    </w:p>
    <w:p w14:paraId="0BBA798C" w14:textId="77777777" w:rsidR="00BE1C48" w:rsidRPr="00856181" w:rsidRDefault="00BE1C48" w:rsidP="00534625">
      <w:pPr>
        <w:spacing w:line="480" w:lineRule="auto"/>
        <w:jc w:val="both"/>
        <w:rPr>
          <w:rFonts w:ascii="Times New Roman" w:hAnsi="Times New Roman" w:cs="Times New Roman"/>
          <w:sz w:val="24"/>
          <w:szCs w:val="24"/>
        </w:rPr>
      </w:pPr>
    </w:p>
    <w:p w14:paraId="2C98F7B1" w14:textId="77777777" w:rsidR="00242F4E" w:rsidRPr="00856181" w:rsidRDefault="00242F4E" w:rsidP="00534625">
      <w:pPr>
        <w:spacing w:line="480" w:lineRule="auto"/>
        <w:jc w:val="both"/>
        <w:rPr>
          <w:rFonts w:ascii="Times New Roman" w:hAnsi="Times New Roman" w:cs="Times New Roman"/>
          <w:sz w:val="24"/>
          <w:szCs w:val="24"/>
        </w:rPr>
      </w:pPr>
    </w:p>
    <w:sdt>
      <w:sdtPr>
        <w:rPr>
          <w:rFonts w:ascii="Times New Roman" w:hAnsi="Times New Roman" w:cs="Times New Roman"/>
          <w:b w:val="0"/>
          <w:bCs w:val="0"/>
          <w:caps w:val="0"/>
          <w:color w:val="auto"/>
          <w:spacing w:val="0"/>
          <w:sz w:val="24"/>
          <w:szCs w:val="24"/>
          <w:lang w:bidi="ar-SA"/>
        </w:rPr>
        <w:id w:val="-1852789620"/>
        <w:docPartObj>
          <w:docPartGallery w:val="Table of Contents"/>
          <w:docPartUnique/>
        </w:docPartObj>
      </w:sdtPr>
      <w:sdtEndPr>
        <w:rPr>
          <w:noProof/>
        </w:rPr>
      </w:sdtEndPr>
      <w:sdtContent>
        <w:p w14:paraId="25A0AD4B" w14:textId="166F597C" w:rsidR="00DA35FA" w:rsidRPr="00856181" w:rsidRDefault="00DA35FA" w:rsidP="00856181">
          <w:pPr>
            <w:pStyle w:val="TOCHeading"/>
            <w:spacing w:line="480" w:lineRule="auto"/>
            <w:rPr>
              <w:rFonts w:ascii="Times New Roman" w:hAnsi="Times New Roman" w:cs="Times New Roman"/>
              <w:sz w:val="24"/>
              <w:szCs w:val="24"/>
            </w:rPr>
          </w:pPr>
          <w:r w:rsidRPr="00856181">
            <w:rPr>
              <w:rFonts w:ascii="Times New Roman" w:hAnsi="Times New Roman" w:cs="Times New Roman"/>
              <w:sz w:val="24"/>
              <w:szCs w:val="24"/>
            </w:rPr>
            <w:t>Table of Contents</w:t>
          </w:r>
        </w:p>
        <w:p w14:paraId="7BA85FCF" w14:textId="77777777" w:rsidR="00DA35FA" w:rsidRPr="00856181" w:rsidRDefault="00DA35FA" w:rsidP="00856181">
          <w:pPr>
            <w:pStyle w:val="TOC1"/>
            <w:tabs>
              <w:tab w:val="right" w:leader="dot" w:pos="9350"/>
            </w:tabs>
            <w:spacing w:line="480" w:lineRule="auto"/>
            <w:rPr>
              <w:rFonts w:ascii="Times New Roman" w:hAnsi="Times New Roman" w:cs="Times New Roman"/>
              <w:b w:val="0"/>
              <w:noProof/>
            </w:rPr>
          </w:pPr>
          <w:r w:rsidRPr="00856181">
            <w:rPr>
              <w:rFonts w:ascii="Times New Roman" w:hAnsi="Times New Roman" w:cs="Times New Roman"/>
              <w:b w:val="0"/>
            </w:rPr>
            <w:fldChar w:fldCharType="begin"/>
          </w:r>
          <w:r w:rsidRPr="00856181">
            <w:rPr>
              <w:rFonts w:ascii="Times New Roman" w:hAnsi="Times New Roman" w:cs="Times New Roman"/>
            </w:rPr>
            <w:instrText xml:space="preserve"> TOC \o "1-3" \h \z \u </w:instrText>
          </w:r>
          <w:r w:rsidRPr="00856181">
            <w:rPr>
              <w:rFonts w:ascii="Times New Roman" w:hAnsi="Times New Roman" w:cs="Times New Roman"/>
              <w:b w:val="0"/>
            </w:rPr>
            <w:fldChar w:fldCharType="separate"/>
          </w:r>
          <w:hyperlink w:anchor="_Toc446864490" w:history="1">
            <w:r w:rsidRPr="00856181">
              <w:rPr>
                <w:rStyle w:val="Hyperlink"/>
                <w:rFonts w:ascii="Times New Roman" w:hAnsi="Times New Roman" w:cs="Times New Roman"/>
                <w:noProof/>
              </w:rPr>
              <w:t>Chapter 1: Introduction</w:t>
            </w:r>
            <w:r w:rsidRPr="00856181">
              <w:rPr>
                <w:rFonts w:ascii="Times New Roman" w:hAnsi="Times New Roman" w:cs="Times New Roman"/>
                <w:noProof/>
                <w:webHidden/>
              </w:rPr>
              <w:tab/>
            </w:r>
            <w:r w:rsidRPr="00856181">
              <w:rPr>
                <w:rFonts w:ascii="Times New Roman" w:hAnsi="Times New Roman" w:cs="Times New Roman"/>
                <w:noProof/>
                <w:webHidden/>
              </w:rPr>
              <w:fldChar w:fldCharType="begin"/>
            </w:r>
            <w:r w:rsidRPr="00856181">
              <w:rPr>
                <w:rFonts w:ascii="Times New Roman" w:hAnsi="Times New Roman" w:cs="Times New Roman"/>
                <w:noProof/>
                <w:webHidden/>
              </w:rPr>
              <w:instrText xml:space="preserve"> PAGEREF _Toc446864490 \h </w:instrText>
            </w:r>
            <w:r w:rsidRPr="00856181">
              <w:rPr>
                <w:rFonts w:ascii="Times New Roman" w:hAnsi="Times New Roman" w:cs="Times New Roman"/>
                <w:noProof/>
                <w:webHidden/>
              </w:rPr>
            </w:r>
            <w:r w:rsidRPr="00856181">
              <w:rPr>
                <w:rFonts w:ascii="Times New Roman" w:hAnsi="Times New Roman" w:cs="Times New Roman"/>
                <w:noProof/>
                <w:webHidden/>
              </w:rPr>
              <w:fldChar w:fldCharType="separate"/>
            </w:r>
            <w:r w:rsidRPr="00856181">
              <w:rPr>
                <w:rFonts w:ascii="Times New Roman" w:hAnsi="Times New Roman" w:cs="Times New Roman"/>
                <w:noProof/>
                <w:webHidden/>
              </w:rPr>
              <w:t>7</w:t>
            </w:r>
            <w:r w:rsidRPr="00856181">
              <w:rPr>
                <w:rFonts w:ascii="Times New Roman" w:hAnsi="Times New Roman" w:cs="Times New Roman"/>
                <w:noProof/>
                <w:webHidden/>
              </w:rPr>
              <w:fldChar w:fldCharType="end"/>
            </w:r>
          </w:hyperlink>
        </w:p>
        <w:p w14:paraId="0570913F" w14:textId="77777777" w:rsidR="00DA35FA" w:rsidRPr="00856181" w:rsidRDefault="006E49B8" w:rsidP="00856181">
          <w:pPr>
            <w:pStyle w:val="TOC2"/>
            <w:tabs>
              <w:tab w:val="left" w:pos="800"/>
              <w:tab w:val="right" w:leader="dot" w:pos="9350"/>
            </w:tabs>
            <w:spacing w:line="480" w:lineRule="auto"/>
            <w:rPr>
              <w:rFonts w:ascii="Times New Roman" w:hAnsi="Times New Roman" w:cs="Times New Roman"/>
              <w:b w:val="0"/>
              <w:noProof/>
              <w:sz w:val="24"/>
              <w:szCs w:val="24"/>
            </w:rPr>
          </w:pPr>
          <w:hyperlink w:anchor="_Toc446864491" w:history="1">
            <w:r w:rsidR="00DA35FA" w:rsidRPr="00856181">
              <w:rPr>
                <w:rStyle w:val="Hyperlink"/>
                <w:rFonts w:ascii="Times New Roman" w:hAnsi="Times New Roman" w:cs="Times New Roman"/>
                <w:noProof/>
                <w:sz w:val="24"/>
                <w:szCs w:val="24"/>
              </w:rPr>
              <w:t>1.1</w:t>
            </w:r>
            <w:r w:rsidR="00DA35FA" w:rsidRPr="00856181">
              <w:rPr>
                <w:rFonts w:ascii="Times New Roman" w:hAnsi="Times New Roman" w:cs="Times New Roman"/>
                <w:b w:val="0"/>
                <w:noProof/>
                <w:sz w:val="24"/>
                <w:szCs w:val="24"/>
              </w:rPr>
              <w:tab/>
            </w:r>
            <w:r w:rsidR="00DA35FA" w:rsidRPr="00856181">
              <w:rPr>
                <w:rStyle w:val="Hyperlink"/>
                <w:rFonts w:ascii="Times New Roman" w:hAnsi="Times New Roman" w:cs="Times New Roman"/>
                <w:noProof/>
                <w:sz w:val="24"/>
                <w:szCs w:val="24"/>
              </w:rPr>
              <w:t>Introduction and Background</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_Toc446864491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7</w:t>
            </w:r>
            <w:r w:rsidR="00DA35FA" w:rsidRPr="00856181">
              <w:rPr>
                <w:rFonts w:ascii="Times New Roman" w:hAnsi="Times New Roman" w:cs="Times New Roman"/>
                <w:noProof/>
                <w:webHidden/>
                <w:sz w:val="24"/>
                <w:szCs w:val="24"/>
              </w:rPr>
              <w:fldChar w:fldCharType="end"/>
            </w:r>
          </w:hyperlink>
        </w:p>
        <w:p w14:paraId="4A80D9E7" w14:textId="77777777" w:rsidR="00DA35FA" w:rsidRPr="00856181" w:rsidRDefault="006E49B8" w:rsidP="00856181">
          <w:pPr>
            <w:pStyle w:val="TOC2"/>
            <w:tabs>
              <w:tab w:val="left" w:pos="800"/>
              <w:tab w:val="right" w:leader="dot" w:pos="9350"/>
            </w:tabs>
            <w:spacing w:line="480" w:lineRule="auto"/>
            <w:rPr>
              <w:rFonts w:ascii="Times New Roman" w:hAnsi="Times New Roman" w:cs="Times New Roman"/>
              <w:b w:val="0"/>
              <w:noProof/>
              <w:sz w:val="24"/>
              <w:szCs w:val="24"/>
            </w:rPr>
          </w:pPr>
          <w:hyperlink w:anchor="_Toc446864492" w:history="1">
            <w:r w:rsidR="00DA35FA" w:rsidRPr="00856181">
              <w:rPr>
                <w:rStyle w:val="Hyperlink"/>
                <w:rFonts w:ascii="Times New Roman" w:hAnsi="Times New Roman" w:cs="Times New Roman"/>
                <w:noProof/>
                <w:sz w:val="24"/>
                <w:szCs w:val="24"/>
              </w:rPr>
              <w:t>1.2</w:t>
            </w:r>
            <w:r w:rsidR="00DA35FA" w:rsidRPr="00856181">
              <w:rPr>
                <w:rFonts w:ascii="Times New Roman" w:hAnsi="Times New Roman" w:cs="Times New Roman"/>
                <w:b w:val="0"/>
                <w:noProof/>
                <w:sz w:val="24"/>
                <w:szCs w:val="24"/>
              </w:rPr>
              <w:tab/>
            </w:r>
            <w:r w:rsidR="00DA35FA" w:rsidRPr="00856181">
              <w:rPr>
                <w:rStyle w:val="Hyperlink"/>
                <w:rFonts w:ascii="Times New Roman" w:hAnsi="Times New Roman" w:cs="Times New Roman"/>
                <w:noProof/>
                <w:sz w:val="24"/>
                <w:szCs w:val="24"/>
              </w:rPr>
              <w:t>Problem Statement</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_Toc446864492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8</w:t>
            </w:r>
            <w:r w:rsidR="00DA35FA" w:rsidRPr="00856181">
              <w:rPr>
                <w:rFonts w:ascii="Times New Roman" w:hAnsi="Times New Roman" w:cs="Times New Roman"/>
                <w:noProof/>
                <w:webHidden/>
                <w:sz w:val="24"/>
                <w:szCs w:val="24"/>
              </w:rPr>
              <w:fldChar w:fldCharType="end"/>
            </w:r>
          </w:hyperlink>
        </w:p>
        <w:p w14:paraId="4C345FB7" w14:textId="77777777" w:rsidR="00DA35FA" w:rsidRPr="00856181" w:rsidRDefault="006E49B8" w:rsidP="00856181">
          <w:pPr>
            <w:pStyle w:val="TOC2"/>
            <w:tabs>
              <w:tab w:val="left" w:pos="800"/>
              <w:tab w:val="right" w:leader="dot" w:pos="9350"/>
            </w:tabs>
            <w:spacing w:line="480" w:lineRule="auto"/>
            <w:rPr>
              <w:rFonts w:ascii="Times New Roman" w:hAnsi="Times New Roman" w:cs="Times New Roman"/>
              <w:b w:val="0"/>
              <w:noProof/>
              <w:sz w:val="24"/>
              <w:szCs w:val="24"/>
            </w:rPr>
          </w:pPr>
          <w:hyperlink w:anchor="_Toc446864493" w:history="1">
            <w:r w:rsidR="00DA35FA" w:rsidRPr="00856181">
              <w:rPr>
                <w:rStyle w:val="Hyperlink"/>
                <w:rFonts w:ascii="Times New Roman" w:hAnsi="Times New Roman" w:cs="Times New Roman"/>
                <w:noProof/>
                <w:sz w:val="24"/>
                <w:szCs w:val="24"/>
              </w:rPr>
              <w:t>1.3</w:t>
            </w:r>
            <w:r w:rsidR="00DA35FA" w:rsidRPr="00856181">
              <w:rPr>
                <w:rFonts w:ascii="Times New Roman" w:hAnsi="Times New Roman" w:cs="Times New Roman"/>
                <w:b w:val="0"/>
                <w:noProof/>
                <w:sz w:val="24"/>
                <w:szCs w:val="24"/>
              </w:rPr>
              <w:tab/>
            </w:r>
            <w:r w:rsidR="00DA35FA" w:rsidRPr="00856181">
              <w:rPr>
                <w:rStyle w:val="Hyperlink"/>
                <w:rFonts w:ascii="Times New Roman" w:hAnsi="Times New Roman" w:cs="Times New Roman"/>
                <w:noProof/>
                <w:sz w:val="24"/>
                <w:szCs w:val="24"/>
              </w:rPr>
              <w:t>Motivation</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_Toc446864493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8</w:t>
            </w:r>
            <w:r w:rsidR="00DA35FA" w:rsidRPr="00856181">
              <w:rPr>
                <w:rFonts w:ascii="Times New Roman" w:hAnsi="Times New Roman" w:cs="Times New Roman"/>
                <w:noProof/>
                <w:webHidden/>
                <w:sz w:val="24"/>
                <w:szCs w:val="24"/>
              </w:rPr>
              <w:fldChar w:fldCharType="end"/>
            </w:r>
          </w:hyperlink>
        </w:p>
        <w:p w14:paraId="1048BF6F" w14:textId="77777777" w:rsidR="00DA35FA" w:rsidRPr="00856181" w:rsidRDefault="006E49B8" w:rsidP="00856181">
          <w:pPr>
            <w:pStyle w:val="TOC2"/>
            <w:tabs>
              <w:tab w:val="left" w:pos="800"/>
              <w:tab w:val="right" w:leader="dot" w:pos="9350"/>
            </w:tabs>
            <w:spacing w:line="480" w:lineRule="auto"/>
            <w:rPr>
              <w:rFonts w:ascii="Times New Roman" w:hAnsi="Times New Roman" w:cs="Times New Roman"/>
              <w:b w:val="0"/>
              <w:noProof/>
              <w:sz w:val="24"/>
              <w:szCs w:val="24"/>
            </w:rPr>
          </w:pPr>
          <w:hyperlink w:anchor="_Toc446864494" w:history="1">
            <w:r w:rsidR="00DA35FA" w:rsidRPr="00856181">
              <w:rPr>
                <w:rStyle w:val="Hyperlink"/>
                <w:rFonts w:ascii="Times New Roman" w:hAnsi="Times New Roman" w:cs="Times New Roman"/>
                <w:noProof/>
                <w:sz w:val="24"/>
                <w:szCs w:val="24"/>
              </w:rPr>
              <w:t>1.4</w:t>
            </w:r>
            <w:r w:rsidR="00DA35FA" w:rsidRPr="00856181">
              <w:rPr>
                <w:rFonts w:ascii="Times New Roman" w:hAnsi="Times New Roman" w:cs="Times New Roman"/>
                <w:b w:val="0"/>
                <w:noProof/>
                <w:sz w:val="24"/>
                <w:szCs w:val="24"/>
              </w:rPr>
              <w:tab/>
            </w:r>
            <w:r w:rsidR="00DA35FA" w:rsidRPr="00856181">
              <w:rPr>
                <w:rStyle w:val="Hyperlink"/>
                <w:rFonts w:ascii="Times New Roman" w:hAnsi="Times New Roman" w:cs="Times New Roman"/>
                <w:noProof/>
                <w:sz w:val="24"/>
                <w:szCs w:val="24"/>
              </w:rPr>
              <w:t>Objectives</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_Toc446864494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9</w:t>
            </w:r>
            <w:r w:rsidR="00DA35FA" w:rsidRPr="00856181">
              <w:rPr>
                <w:rFonts w:ascii="Times New Roman" w:hAnsi="Times New Roman" w:cs="Times New Roman"/>
                <w:noProof/>
                <w:webHidden/>
                <w:sz w:val="24"/>
                <w:szCs w:val="24"/>
              </w:rPr>
              <w:fldChar w:fldCharType="end"/>
            </w:r>
          </w:hyperlink>
        </w:p>
        <w:p w14:paraId="51E4B188" w14:textId="77777777" w:rsidR="00DA35FA" w:rsidRPr="00856181" w:rsidRDefault="006E49B8" w:rsidP="00856181">
          <w:pPr>
            <w:pStyle w:val="TOC2"/>
            <w:tabs>
              <w:tab w:val="left" w:pos="800"/>
              <w:tab w:val="right" w:leader="dot" w:pos="9350"/>
            </w:tabs>
            <w:spacing w:line="480" w:lineRule="auto"/>
            <w:rPr>
              <w:rFonts w:ascii="Times New Roman" w:hAnsi="Times New Roman" w:cs="Times New Roman"/>
              <w:b w:val="0"/>
              <w:noProof/>
              <w:sz w:val="24"/>
              <w:szCs w:val="24"/>
            </w:rPr>
          </w:pPr>
          <w:hyperlink w:anchor="_Toc446864495" w:history="1">
            <w:r w:rsidR="00DA35FA" w:rsidRPr="00856181">
              <w:rPr>
                <w:rStyle w:val="Hyperlink"/>
                <w:rFonts w:ascii="Times New Roman" w:hAnsi="Times New Roman" w:cs="Times New Roman"/>
                <w:noProof/>
                <w:sz w:val="24"/>
                <w:szCs w:val="24"/>
              </w:rPr>
              <w:t>1.5</w:t>
            </w:r>
            <w:r w:rsidR="00DA35FA" w:rsidRPr="00856181">
              <w:rPr>
                <w:rFonts w:ascii="Times New Roman" w:hAnsi="Times New Roman" w:cs="Times New Roman"/>
                <w:b w:val="0"/>
                <w:noProof/>
                <w:sz w:val="24"/>
                <w:szCs w:val="24"/>
              </w:rPr>
              <w:tab/>
            </w:r>
            <w:r w:rsidR="00DA35FA" w:rsidRPr="00856181">
              <w:rPr>
                <w:rStyle w:val="Hyperlink"/>
                <w:rFonts w:ascii="Times New Roman" w:hAnsi="Times New Roman" w:cs="Times New Roman"/>
                <w:noProof/>
                <w:sz w:val="24"/>
                <w:szCs w:val="24"/>
              </w:rPr>
              <w:t>Research</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_Toc446864495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10</w:t>
            </w:r>
            <w:r w:rsidR="00DA35FA" w:rsidRPr="00856181">
              <w:rPr>
                <w:rFonts w:ascii="Times New Roman" w:hAnsi="Times New Roman" w:cs="Times New Roman"/>
                <w:noProof/>
                <w:webHidden/>
                <w:sz w:val="24"/>
                <w:szCs w:val="24"/>
              </w:rPr>
              <w:fldChar w:fldCharType="end"/>
            </w:r>
          </w:hyperlink>
        </w:p>
        <w:p w14:paraId="4D7B8EB0" w14:textId="77777777" w:rsidR="00DA35FA" w:rsidRPr="00856181" w:rsidRDefault="006E49B8" w:rsidP="00856181">
          <w:pPr>
            <w:pStyle w:val="TOC1"/>
            <w:tabs>
              <w:tab w:val="right" w:leader="dot" w:pos="9350"/>
            </w:tabs>
            <w:spacing w:line="480" w:lineRule="auto"/>
            <w:rPr>
              <w:rFonts w:ascii="Times New Roman" w:hAnsi="Times New Roman" w:cs="Times New Roman"/>
              <w:b w:val="0"/>
              <w:noProof/>
            </w:rPr>
          </w:pPr>
          <w:hyperlink w:anchor="_Toc446864496" w:history="1">
            <w:r w:rsidR="00DA35FA" w:rsidRPr="00856181">
              <w:rPr>
                <w:rStyle w:val="Hyperlink"/>
                <w:rFonts w:ascii="Times New Roman" w:hAnsi="Times New Roman" w:cs="Times New Roman"/>
                <w:noProof/>
              </w:rPr>
              <w:t>Chapter 2: Requirement Engineering</w:t>
            </w:r>
            <w:r w:rsidR="00DA35FA" w:rsidRPr="00856181">
              <w:rPr>
                <w:rFonts w:ascii="Times New Roman" w:hAnsi="Times New Roman" w:cs="Times New Roman"/>
                <w:noProof/>
                <w:webHidden/>
              </w:rPr>
              <w:tab/>
            </w:r>
            <w:r w:rsidR="00DA35FA" w:rsidRPr="00856181">
              <w:rPr>
                <w:rFonts w:ascii="Times New Roman" w:hAnsi="Times New Roman" w:cs="Times New Roman"/>
                <w:noProof/>
                <w:webHidden/>
              </w:rPr>
              <w:fldChar w:fldCharType="begin"/>
            </w:r>
            <w:r w:rsidR="00DA35FA" w:rsidRPr="00856181">
              <w:rPr>
                <w:rFonts w:ascii="Times New Roman" w:hAnsi="Times New Roman" w:cs="Times New Roman"/>
                <w:noProof/>
                <w:webHidden/>
              </w:rPr>
              <w:instrText xml:space="preserve"> PAGEREF _Toc446864496 \h </w:instrText>
            </w:r>
            <w:r w:rsidR="00DA35FA" w:rsidRPr="00856181">
              <w:rPr>
                <w:rFonts w:ascii="Times New Roman" w:hAnsi="Times New Roman" w:cs="Times New Roman"/>
                <w:noProof/>
                <w:webHidden/>
              </w:rPr>
            </w:r>
            <w:r w:rsidR="00DA35FA" w:rsidRPr="00856181">
              <w:rPr>
                <w:rFonts w:ascii="Times New Roman" w:hAnsi="Times New Roman" w:cs="Times New Roman"/>
                <w:noProof/>
                <w:webHidden/>
              </w:rPr>
              <w:fldChar w:fldCharType="separate"/>
            </w:r>
            <w:r w:rsidR="00DA35FA" w:rsidRPr="00856181">
              <w:rPr>
                <w:rFonts w:ascii="Times New Roman" w:hAnsi="Times New Roman" w:cs="Times New Roman"/>
                <w:noProof/>
                <w:webHidden/>
              </w:rPr>
              <w:t>11</w:t>
            </w:r>
            <w:r w:rsidR="00DA35FA" w:rsidRPr="00856181">
              <w:rPr>
                <w:rFonts w:ascii="Times New Roman" w:hAnsi="Times New Roman" w:cs="Times New Roman"/>
                <w:noProof/>
                <w:webHidden/>
              </w:rPr>
              <w:fldChar w:fldCharType="end"/>
            </w:r>
          </w:hyperlink>
        </w:p>
        <w:p w14:paraId="181DDF70"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497" w:history="1">
            <w:r w:rsidR="00DA35FA" w:rsidRPr="00856181">
              <w:rPr>
                <w:rStyle w:val="Hyperlink"/>
                <w:rFonts w:ascii="Times New Roman" w:hAnsi="Times New Roman" w:cs="Times New Roman"/>
                <w:noProof/>
                <w:sz w:val="24"/>
                <w:szCs w:val="24"/>
              </w:rPr>
              <w:t>2.1 Functional Requirement</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_Toc446864497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11</w:t>
            </w:r>
            <w:r w:rsidR="00DA35FA" w:rsidRPr="00856181">
              <w:rPr>
                <w:rFonts w:ascii="Times New Roman" w:hAnsi="Times New Roman" w:cs="Times New Roman"/>
                <w:noProof/>
                <w:webHidden/>
                <w:sz w:val="24"/>
                <w:szCs w:val="24"/>
              </w:rPr>
              <w:fldChar w:fldCharType="end"/>
            </w:r>
          </w:hyperlink>
        </w:p>
        <w:p w14:paraId="4D119BEF"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498" w:history="1">
            <w:r w:rsidR="00DA35FA" w:rsidRPr="00856181">
              <w:rPr>
                <w:rStyle w:val="Hyperlink"/>
                <w:rFonts w:ascii="Times New Roman" w:hAnsi="Times New Roman" w:cs="Times New Roman"/>
                <w:noProof/>
                <w:sz w:val="24"/>
                <w:szCs w:val="24"/>
              </w:rPr>
              <w:t>2.1.1 System Administrator</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_Toc446864498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11</w:t>
            </w:r>
            <w:r w:rsidR="00DA35FA" w:rsidRPr="00856181">
              <w:rPr>
                <w:rFonts w:ascii="Times New Roman" w:hAnsi="Times New Roman" w:cs="Times New Roman"/>
                <w:noProof/>
                <w:webHidden/>
                <w:sz w:val="24"/>
                <w:szCs w:val="24"/>
              </w:rPr>
              <w:fldChar w:fldCharType="end"/>
            </w:r>
          </w:hyperlink>
        </w:p>
        <w:p w14:paraId="37980E45"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499" w:history="1">
            <w:r w:rsidR="00DA35FA" w:rsidRPr="00856181">
              <w:rPr>
                <w:rStyle w:val="Hyperlink"/>
                <w:rFonts w:ascii="Times New Roman" w:hAnsi="Times New Roman" w:cs="Times New Roman"/>
                <w:noProof/>
                <w:sz w:val="24"/>
                <w:szCs w:val="24"/>
              </w:rPr>
              <w:t>2.1.2 Doctors</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_Toc446864499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12</w:t>
            </w:r>
            <w:r w:rsidR="00DA35FA" w:rsidRPr="00856181">
              <w:rPr>
                <w:rFonts w:ascii="Times New Roman" w:hAnsi="Times New Roman" w:cs="Times New Roman"/>
                <w:noProof/>
                <w:webHidden/>
                <w:sz w:val="24"/>
                <w:szCs w:val="24"/>
              </w:rPr>
              <w:fldChar w:fldCharType="end"/>
            </w:r>
          </w:hyperlink>
        </w:p>
        <w:p w14:paraId="5F683CDD"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0" w:history="1">
            <w:r w:rsidR="00DA35FA" w:rsidRPr="00856181">
              <w:rPr>
                <w:rStyle w:val="Hyperlink"/>
                <w:rFonts w:ascii="Times New Roman" w:hAnsi="Times New Roman" w:cs="Times New Roman"/>
                <w:noProof/>
                <w:sz w:val="24"/>
                <w:szCs w:val="24"/>
              </w:rPr>
              <w:t>2.1.3 Nurses</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_Toc446864500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13</w:t>
            </w:r>
            <w:r w:rsidR="00DA35FA" w:rsidRPr="00856181">
              <w:rPr>
                <w:rFonts w:ascii="Times New Roman" w:hAnsi="Times New Roman" w:cs="Times New Roman"/>
                <w:noProof/>
                <w:webHidden/>
                <w:sz w:val="24"/>
                <w:szCs w:val="24"/>
              </w:rPr>
              <w:fldChar w:fldCharType="end"/>
            </w:r>
          </w:hyperlink>
        </w:p>
        <w:p w14:paraId="3CF3D549"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1" w:history="1">
            <w:r w:rsidR="00DA35FA" w:rsidRPr="00856181">
              <w:rPr>
                <w:rStyle w:val="Hyperlink"/>
                <w:rFonts w:ascii="Times New Roman" w:hAnsi="Times New Roman" w:cs="Times New Roman"/>
                <w:noProof/>
                <w:sz w:val="24"/>
                <w:szCs w:val="24"/>
              </w:rPr>
              <w:t>2.1.4 Pharmacist</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_Toc446864501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13</w:t>
            </w:r>
            <w:r w:rsidR="00DA35FA" w:rsidRPr="00856181">
              <w:rPr>
                <w:rFonts w:ascii="Times New Roman" w:hAnsi="Times New Roman" w:cs="Times New Roman"/>
                <w:noProof/>
                <w:webHidden/>
                <w:sz w:val="24"/>
                <w:szCs w:val="24"/>
              </w:rPr>
              <w:fldChar w:fldCharType="end"/>
            </w:r>
          </w:hyperlink>
        </w:p>
        <w:p w14:paraId="714A13AE"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2" w:history="1">
            <w:r w:rsidR="00DA35FA" w:rsidRPr="00856181">
              <w:rPr>
                <w:rStyle w:val="Hyperlink"/>
                <w:rFonts w:ascii="Times New Roman" w:hAnsi="Times New Roman" w:cs="Times New Roman"/>
                <w:noProof/>
                <w:sz w:val="24"/>
                <w:szCs w:val="24"/>
              </w:rPr>
              <w:t>2.1.5 Laboratory Technicians</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_Toc446864502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14</w:t>
            </w:r>
            <w:r w:rsidR="00DA35FA" w:rsidRPr="00856181">
              <w:rPr>
                <w:rFonts w:ascii="Times New Roman" w:hAnsi="Times New Roman" w:cs="Times New Roman"/>
                <w:noProof/>
                <w:webHidden/>
                <w:sz w:val="24"/>
                <w:szCs w:val="24"/>
              </w:rPr>
              <w:fldChar w:fldCharType="end"/>
            </w:r>
          </w:hyperlink>
        </w:p>
        <w:p w14:paraId="41E1E2F6"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03" w:history="1">
            <w:r w:rsidR="00DA35FA" w:rsidRPr="00856181">
              <w:rPr>
                <w:rStyle w:val="Hyperlink"/>
                <w:rFonts w:ascii="Times New Roman" w:hAnsi="Times New Roman" w:cs="Times New Roman"/>
                <w:noProof/>
                <w:sz w:val="24"/>
                <w:szCs w:val="24"/>
              </w:rPr>
              <w:t>2.2 Non-Functional Requirement</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_Toc446864503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14</w:t>
            </w:r>
            <w:r w:rsidR="00DA35FA" w:rsidRPr="00856181">
              <w:rPr>
                <w:rFonts w:ascii="Times New Roman" w:hAnsi="Times New Roman" w:cs="Times New Roman"/>
                <w:noProof/>
                <w:webHidden/>
                <w:sz w:val="24"/>
                <w:szCs w:val="24"/>
              </w:rPr>
              <w:fldChar w:fldCharType="end"/>
            </w:r>
          </w:hyperlink>
        </w:p>
        <w:p w14:paraId="11CCCED0"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4" w:history="1">
            <w:r w:rsidR="00DA35FA" w:rsidRPr="00856181">
              <w:rPr>
                <w:rStyle w:val="Hyperlink"/>
                <w:rFonts w:ascii="Times New Roman" w:hAnsi="Times New Roman" w:cs="Times New Roman"/>
                <w:noProof/>
                <w:sz w:val="24"/>
                <w:szCs w:val="24"/>
              </w:rPr>
              <w:t>2.2.1 Product Requirement</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_Toc446864504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14</w:t>
            </w:r>
            <w:r w:rsidR="00DA35FA" w:rsidRPr="00856181">
              <w:rPr>
                <w:rFonts w:ascii="Times New Roman" w:hAnsi="Times New Roman" w:cs="Times New Roman"/>
                <w:noProof/>
                <w:webHidden/>
                <w:sz w:val="24"/>
                <w:szCs w:val="24"/>
              </w:rPr>
              <w:fldChar w:fldCharType="end"/>
            </w:r>
          </w:hyperlink>
        </w:p>
        <w:p w14:paraId="7926B410"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5" w:history="1">
            <w:r w:rsidR="00DA35FA" w:rsidRPr="00856181">
              <w:rPr>
                <w:rStyle w:val="Hyperlink"/>
                <w:rFonts w:ascii="Times New Roman" w:hAnsi="Times New Roman" w:cs="Times New Roman"/>
                <w:noProof/>
                <w:sz w:val="24"/>
                <w:szCs w:val="24"/>
              </w:rPr>
              <w:t>2.2.2 Organizational Requirement</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_Toc446864505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15</w:t>
            </w:r>
            <w:r w:rsidR="00DA35FA" w:rsidRPr="00856181">
              <w:rPr>
                <w:rFonts w:ascii="Times New Roman" w:hAnsi="Times New Roman" w:cs="Times New Roman"/>
                <w:noProof/>
                <w:webHidden/>
                <w:sz w:val="24"/>
                <w:szCs w:val="24"/>
              </w:rPr>
              <w:fldChar w:fldCharType="end"/>
            </w:r>
          </w:hyperlink>
        </w:p>
        <w:p w14:paraId="5CD6B3FC"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6" w:history="1">
            <w:r w:rsidR="00DA35FA" w:rsidRPr="00856181">
              <w:rPr>
                <w:rStyle w:val="Hyperlink"/>
                <w:rFonts w:ascii="Times New Roman" w:hAnsi="Times New Roman" w:cs="Times New Roman"/>
                <w:noProof/>
                <w:sz w:val="24"/>
                <w:szCs w:val="24"/>
              </w:rPr>
              <w:t>2.2.3 External Requirement</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_Toc446864506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15</w:t>
            </w:r>
            <w:r w:rsidR="00DA35FA" w:rsidRPr="00856181">
              <w:rPr>
                <w:rFonts w:ascii="Times New Roman" w:hAnsi="Times New Roman" w:cs="Times New Roman"/>
                <w:noProof/>
                <w:webHidden/>
                <w:sz w:val="24"/>
                <w:szCs w:val="24"/>
              </w:rPr>
              <w:fldChar w:fldCharType="end"/>
            </w:r>
          </w:hyperlink>
        </w:p>
        <w:p w14:paraId="33C3B339"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07" w:history="1">
            <w:r w:rsidR="00DA35FA" w:rsidRPr="00856181">
              <w:rPr>
                <w:rStyle w:val="Hyperlink"/>
                <w:rFonts w:ascii="Times New Roman" w:hAnsi="Times New Roman" w:cs="Times New Roman"/>
                <w:noProof/>
                <w:sz w:val="24"/>
                <w:szCs w:val="24"/>
              </w:rPr>
              <w:t>2.3 Requirement Elicitation and Analysis</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_Toc446864507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15</w:t>
            </w:r>
            <w:r w:rsidR="00DA35FA" w:rsidRPr="00856181">
              <w:rPr>
                <w:rFonts w:ascii="Times New Roman" w:hAnsi="Times New Roman" w:cs="Times New Roman"/>
                <w:noProof/>
                <w:webHidden/>
                <w:sz w:val="24"/>
                <w:szCs w:val="24"/>
              </w:rPr>
              <w:fldChar w:fldCharType="end"/>
            </w:r>
          </w:hyperlink>
        </w:p>
        <w:p w14:paraId="75BF6207"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8" w:history="1">
            <w:r w:rsidR="00DA35FA" w:rsidRPr="00856181">
              <w:rPr>
                <w:rStyle w:val="Hyperlink"/>
                <w:rFonts w:ascii="Times New Roman" w:hAnsi="Times New Roman" w:cs="Times New Roman"/>
                <w:noProof/>
                <w:sz w:val="24"/>
                <w:szCs w:val="24"/>
              </w:rPr>
              <w:t>2.3.1 Scenarios</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_Toc446864508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15</w:t>
            </w:r>
            <w:r w:rsidR="00DA35FA" w:rsidRPr="00856181">
              <w:rPr>
                <w:rFonts w:ascii="Times New Roman" w:hAnsi="Times New Roman" w:cs="Times New Roman"/>
                <w:noProof/>
                <w:webHidden/>
                <w:sz w:val="24"/>
                <w:szCs w:val="24"/>
              </w:rPr>
              <w:fldChar w:fldCharType="end"/>
            </w:r>
          </w:hyperlink>
        </w:p>
        <w:p w14:paraId="4A209BF5"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09" w:history="1">
            <w:r w:rsidR="00DA35FA" w:rsidRPr="00856181">
              <w:rPr>
                <w:rStyle w:val="Hyperlink"/>
                <w:rFonts w:ascii="Times New Roman" w:hAnsi="Times New Roman" w:cs="Times New Roman"/>
                <w:noProof/>
                <w:sz w:val="24"/>
                <w:szCs w:val="24"/>
              </w:rPr>
              <w:t>2.3.2 Use Cases</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_Toc446864509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16</w:t>
            </w:r>
            <w:r w:rsidR="00DA35FA" w:rsidRPr="00856181">
              <w:rPr>
                <w:rFonts w:ascii="Times New Roman" w:hAnsi="Times New Roman" w:cs="Times New Roman"/>
                <w:noProof/>
                <w:webHidden/>
                <w:sz w:val="24"/>
                <w:szCs w:val="24"/>
              </w:rPr>
              <w:fldChar w:fldCharType="end"/>
            </w:r>
          </w:hyperlink>
        </w:p>
        <w:p w14:paraId="600BD1C1" w14:textId="77777777" w:rsidR="00DA35FA" w:rsidRPr="00856181" w:rsidRDefault="006E49B8" w:rsidP="00856181">
          <w:pPr>
            <w:pStyle w:val="TOC1"/>
            <w:tabs>
              <w:tab w:val="right" w:leader="dot" w:pos="9350"/>
            </w:tabs>
            <w:spacing w:line="480" w:lineRule="auto"/>
            <w:rPr>
              <w:rFonts w:ascii="Times New Roman" w:hAnsi="Times New Roman" w:cs="Times New Roman"/>
              <w:b w:val="0"/>
              <w:noProof/>
            </w:rPr>
          </w:pPr>
          <w:hyperlink w:anchor="_Toc446864510" w:history="1">
            <w:r w:rsidR="00DA35FA" w:rsidRPr="00856181">
              <w:rPr>
                <w:rStyle w:val="Hyperlink"/>
                <w:rFonts w:ascii="Times New Roman" w:hAnsi="Times New Roman" w:cs="Times New Roman"/>
                <w:noProof/>
              </w:rPr>
              <w:t>Chapter 3: Architecture And Design</w:t>
            </w:r>
            <w:r w:rsidR="00DA35FA" w:rsidRPr="00856181">
              <w:rPr>
                <w:rFonts w:ascii="Times New Roman" w:hAnsi="Times New Roman" w:cs="Times New Roman"/>
                <w:noProof/>
                <w:webHidden/>
              </w:rPr>
              <w:tab/>
            </w:r>
            <w:r w:rsidR="00DA35FA" w:rsidRPr="00856181">
              <w:rPr>
                <w:rFonts w:ascii="Times New Roman" w:hAnsi="Times New Roman" w:cs="Times New Roman"/>
                <w:noProof/>
                <w:webHidden/>
              </w:rPr>
              <w:fldChar w:fldCharType="begin"/>
            </w:r>
            <w:r w:rsidR="00DA35FA" w:rsidRPr="00856181">
              <w:rPr>
                <w:rFonts w:ascii="Times New Roman" w:hAnsi="Times New Roman" w:cs="Times New Roman"/>
                <w:noProof/>
                <w:webHidden/>
              </w:rPr>
              <w:instrText xml:space="preserve"> PAGEREF _Toc446864510 \h </w:instrText>
            </w:r>
            <w:r w:rsidR="00DA35FA" w:rsidRPr="00856181">
              <w:rPr>
                <w:rFonts w:ascii="Times New Roman" w:hAnsi="Times New Roman" w:cs="Times New Roman"/>
                <w:noProof/>
                <w:webHidden/>
              </w:rPr>
            </w:r>
            <w:r w:rsidR="00DA35FA" w:rsidRPr="00856181">
              <w:rPr>
                <w:rFonts w:ascii="Times New Roman" w:hAnsi="Times New Roman" w:cs="Times New Roman"/>
                <w:noProof/>
                <w:webHidden/>
              </w:rPr>
              <w:fldChar w:fldCharType="separate"/>
            </w:r>
            <w:r w:rsidR="00DA35FA" w:rsidRPr="00856181">
              <w:rPr>
                <w:rFonts w:ascii="Times New Roman" w:hAnsi="Times New Roman" w:cs="Times New Roman"/>
                <w:noProof/>
                <w:webHidden/>
              </w:rPr>
              <w:t>18</w:t>
            </w:r>
            <w:r w:rsidR="00DA35FA" w:rsidRPr="00856181">
              <w:rPr>
                <w:rFonts w:ascii="Times New Roman" w:hAnsi="Times New Roman" w:cs="Times New Roman"/>
                <w:noProof/>
                <w:webHidden/>
              </w:rPr>
              <w:fldChar w:fldCharType="end"/>
            </w:r>
          </w:hyperlink>
        </w:p>
        <w:p w14:paraId="407ACB74"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11" w:history="1">
            <w:r w:rsidR="00DA35FA" w:rsidRPr="00856181">
              <w:rPr>
                <w:rStyle w:val="Hyperlink"/>
                <w:rFonts w:ascii="Times New Roman" w:hAnsi="Times New Roman" w:cs="Times New Roman"/>
                <w:noProof/>
                <w:sz w:val="24"/>
                <w:szCs w:val="24"/>
              </w:rPr>
              <w:t>3.1 System Architecture</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_Toc446864511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19</w:t>
            </w:r>
            <w:r w:rsidR="00DA35FA" w:rsidRPr="00856181">
              <w:rPr>
                <w:rFonts w:ascii="Times New Roman" w:hAnsi="Times New Roman" w:cs="Times New Roman"/>
                <w:noProof/>
                <w:webHidden/>
                <w:sz w:val="24"/>
                <w:szCs w:val="24"/>
              </w:rPr>
              <w:fldChar w:fldCharType="end"/>
            </w:r>
          </w:hyperlink>
        </w:p>
        <w:p w14:paraId="41DC0206"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12" w:history="1">
            <w:r w:rsidR="00DA35FA" w:rsidRPr="00856181">
              <w:rPr>
                <w:rStyle w:val="Hyperlink"/>
                <w:rFonts w:ascii="Times New Roman" w:hAnsi="Times New Roman" w:cs="Times New Roman"/>
                <w:noProof/>
                <w:sz w:val="24"/>
                <w:szCs w:val="24"/>
              </w:rPr>
              <w:t>3.2 Architectural Pattern</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_Toc446864512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20</w:t>
            </w:r>
            <w:r w:rsidR="00DA35FA" w:rsidRPr="00856181">
              <w:rPr>
                <w:rFonts w:ascii="Times New Roman" w:hAnsi="Times New Roman" w:cs="Times New Roman"/>
                <w:noProof/>
                <w:webHidden/>
                <w:sz w:val="24"/>
                <w:szCs w:val="24"/>
              </w:rPr>
              <w:fldChar w:fldCharType="end"/>
            </w:r>
          </w:hyperlink>
        </w:p>
        <w:p w14:paraId="304674B3" w14:textId="77777777" w:rsidR="00DA35FA" w:rsidRPr="00856181" w:rsidRDefault="006E49B8" w:rsidP="00856181">
          <w:pPr>
            <w:pStyle w:val="TOC1"/>
            <w:tabs>
              <w:tab w:val="right" w:leader="dot" w:pos="9350"/>
            </w:tabs>
            <w:spacing w:line="480" w:lineRule="auto"/>
            <w:rPr>
              <w:rFonts w:ascii="Times New Roman" w:hAnsi="Times New Roman" w:cs="Times New Roman"/>
              <w:b w:val="0"/>
              <w:noProof/>
            </w:rPr>
          </w:pPr>
          <w:hyperlink w:anchor="_Toc446864513" w:history="1">
            <w:r w:rsidR="00DA35FA" w:rsidRPr="00856181">
              <w:rPr>
                <w:rStyle w:val="Hyperlink"/>
                <w:rFonts w:ascii="Times New Roman" w:hAnsi="Times New Roman" w:cs="Times New Roman"/>
                <w:noProof/>
              </w:rPr>
              <w:t>Chapter 4: Implementation</w:t>
            </w:r>
            <w:r w:rsidR="00DA35FA" w:rsidRPr="00856181">
              <w:rPr>
                <w:rFonts w:ascii="Times New Roman" w:hAnsi="Times New Roman" w:cs="Times New Roman"/>
                <w:noProof/>
                <w:webHidden/>
              </w:rPr>
              <w:tab/>
            </w:r>
            <w:r w:rsidR="00DA35FA" w:rsidRPr="00856181">
              <w:rPr>
                <w:rFonts w:ascii="Times New Roman" w:hAnsi="Times New Roman" w:cs="Times New Roman"/>
                <w:noProof/>
                <w:webHidden/>
              </w:rPr>
              <w:fldChar w:fldCharType="begin"/>
            </w:r>
            <w:r w:rsidR="00DA35FA" w:rsidRPr="00856181">
              <w:rPr>
                <w:rFonts w:ascii="Times New Roman" w:hAnsi="Times New Roman" w:cs="Times New Roman"/>
                <w:noProof/>
                <w:webHidden/>
              </w:rPr>
              <w:instrText xml:space="preserve"> PAGEREF _Toc446864513 \h </w:instrText>
            </w:r>
            <w:r w:rsidR="00DA35FA" w:rsidRPr="00856181">
              <w:rPr>
                <w:rFonts w:ascii="Times New Roman" w:hAnsi="Times New Roman" w:cs="Times New Roman"/>
                <w:noProof/>
                <w:webHidden/>
              </w:rPr>
            </w:r>
            <w:r w:rsidR="00DA35FA" w:rsidRPr="00856181">
              <w:rPr>
                <w:rFonts w:ascii="Times New Roman" w:hAnsi="Times New Roman" w:cs="Times New Roman"/>
                <w:noProof/>
                <w:webHidden/>
              </w:rPr>
              <w:fldChar w:fldCharType="separate"/>
            </w:r>
            <w:r w:rsidR="00DA35FA" w:rsidRPr="00856181">
              <w:rPr>
                <w:rFonts w:ascii="Times New Roman" w:hAnsi="Times New Roman" w:cs="Times New Roman"/>
                <w:noProof/>
                <w:webHidden/>
              </w:rPr>
              <w:t>22</w:t>
            </w:r>
            <w:r w:rsidR="00DA35FA" w:rsidRPr="00856181">
              <w:rPr>
                <w:rFonts w:ascii="Times New Roman" w:hAnsi="Times New Roman" w:cs="Times New Roman"/>
                <w:noProof/>
                <w:webHidden/>
              </w:rPr>
              <w:fldChar w:fldCharType="end"/>
            </w:r>
          </w:hyperlink>
        </w:p>
        <w:p w14:paraId="19F7CCAC"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14" w:history="1">
            <w:r w:rsidR="00DA35FA" w:rsidRPr="00856181">
              <w:rPr>
                <w:rStyle w:val="Hyperlink"/>
                <w:rFonts w:ascii="Times New Roman" w:hAnsi="Times New Roman" w:cs="Times New Roman"/>
                <w:noProof/>
                <w:sz w:val="24"/>
                <w:szCs w:val="24"/>
              </w:rPr>
              <w:t>4.1 Process Model</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_Toc446864514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22</w:t>
            </w:r>
            <w:r w:rsidR="00DA35FA" w:rsidRPr="00856181">
              <w:rPr>
                <w:rFonts w:ascii="Times New Roman" w:hAnsi="Times New Roman" w:cs="Times New Roman"/>
                <w:noProof/>
                <w:webHidden/>
                <w:sz w:val="24"/>
                <w:szCs w:val="24"/>
              </w:rPr>
              <w:fldChar w:fldCharType="end"/>
            </w:r>
          </w:hyperlink>
        </w:p>
        <w:p w14:paraId="5273AD90"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15" w:history="1">
            <w:r w:rsidR="00DA35FA" w:rsidRPr="00856181">
              <w:rPr>
                <w:rStyle w:val="Hyperlink"/>
                <w:rFonts w:ascii="Times New Roman" w:hAnsi="Times New Roman" w:cs="Times New Roman"/>
                <w:noProof/>
                <w:sz w:val="24"/>
                <w:szCs w:val="24"/>
              </w:rPr>
              <w:t>4.2 Tools and Technology</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_Toc446864515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22</w:t>
            </w:r>
            <w:r w:rsidR="00DA35FA" w:rsidRPr="00856181">
              <w:rPr>
                <w:rFonts w:ascii="Times New Roman" w:hAnsi="Times New Roman" w:cs="Times New Roman"/>
                <w:noProof/>
                <w:webHidden/>
                <w:sz w:val="24"/>
                <w:szCs w:val="24"/>
              </w:rPr>
              <w:fldChar w:fldCharType="end"/>
            </w:r>
          </w:hyperlink>
        </w:p>
        <w:p w14:paraId="3AD6474D"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16" w:history="1">
            <w:r w:rsidR="00DA35FA" w:rsidRPr="00856181">
              <w:rPr>
                <w:rStyle w:val="Hyperlink"/>
                <w:rFonts w:ascii="Times New Roman" w:hAnsi="Times New Roman" w:cs="Times New Roman"/>
                <w:noProof/>
                <w:sz w:val="24"/>
                <w:szCs w:val="24"/>
              </w:rPr>
              <w:t>4.3 Platform</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_Toc446864516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24</w:t>
            </w:r>
            <w:r w:rsidR="00DA35FA" w:rsidRPr="00856181">
              <w:rPr>
                <w:rFonts w:ascii="Times New Roman" w:hAnsi="Times New Roman" w:cs="Times New Roman"/>
                <w:noProof/>
                <w:webHidden/>
                <w:sz w:val="24"/>
                <w:szCs w:val="24"/>
              </w:rPr>
              <w:fldChar w:fldCharType="end"/>
            </w:r>
          </w:hyperlink>
        </w:p>
        <w:p w14:paraId="497A3495"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17" w:history="1">
            <w:r w:rsidR="00DA35FA" w:rsidRPr="00856181">
              <w:rPr>
                <w:rStyle w:val="Hyperlink"/>
                <w:rFonts w:ascii="Times New Roman" w:hAnsi="Times New Roman" w:cs="Times New Roman"/>
                <w:noProof/>
                <w:sz w:val="24"/>
                <w:szCs w:val="24"/>
              </w:rPr>
              <w:t>4.3.1 Web Version</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_Toc446864517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24</w:t>
            </w:r>
            <w:r w:rsidR="00DA35FA" w:rsidRPr="00856181">
              <w:rPr>
                <w:rFonts w:ascii="Times New Roman" w:hAnsi="Times New Roman" w:cs="Times New Roman"/>
                <w:noProof/>
                <w:webHidden/>
                <w:sz w:val="24"/>
                <w:szCs w:val="24"/>
              </w:rPr>
              <w:fldChar w:fldCharType="end"/>
            </w:r>
          </w:hyperlink>
        </w:p>
        <w:p w14:paraId="70400946" w14:textId="77777777" w:rsidR="00DA35FA" w:rsidRPr="00856181" w:rsidRDefault="006E49B8" w:rsidP="00856181">
          <w:pPr>
            <w:pStyle w:val="TOC3"/>
            <w:tabs>
              <w:tab w:val="right" w:leader="dot" w:pos="9350"/>
            </w:tabs>
            <w:spacing w:line="480" w:lineRule="auto"/>
            <w:rPr>
              <w:rFonts w:ascii="Times New Roman" w:hAnsi="Times New Roman" w:cs="Times New Roman"/>
              <w:noProof/>
              <w:sz w:val="24"/>
              <w:szCs w:val="24"/>
            </w:rPr>
          </w:pPr>
          <w:hyperlink w:anchor="_Toc446864518" w:history="1">
            <w:r w:rsidR="00DA35FA" w:rsidRPr="00856181">
              <w:rPr>
                <w:rStyle w:val="Hyperlink"/>
                <w:rFonts w:ascii="Times New Roman" w:hAnsi="Times New Roman" w:cs="Times New Roman"/>
                <w:noProof/>
                <w:sz w:val="24"/>
                <w:szCs w:val="24"/>
              </w:rPr>
              <w:t>4.3.2 Mobile Version</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_Toc446864518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24</w:t>
            </w:r>
            <w:r w:rsidR="00DA35FA" w:rsidRPr="00856181">
              <w:rPr>
                <w:rFonts w:ascii="Times New Roman" w:hAnsi="Times New Roman" w:cs="Times New Roman"/>
                <w:noProof/>
                <w:webHidden/>
                <w:sz w:val="24"/>
                <w:szCs w:val="24"/>
              </w:rPr>
              <w:fldChar w:fldCharType="end"/>
            </w:r>
          </w:hyperlink>
        </w:p>
        <w:p w14:paraId="63B0B7C4" w14:textId="77777777" w:rsidR="00DA35FA" w:rsidRPr="00856181" w:rsidRDefault="006E49B8" w:rsidP="00856181">
          <w:pPr>
            <w:pStyle w:val="TOC2"/>
            <w:tabs>
              <w:tab w:val="right" w:leader="dot" w:pos="9350"/>
            </w:tabs>
            <w:spacing w:line="480" w:lineRule="auto"/>
            <w:rPr>
              <w:rFonts w:ascii="Times New Roman" w:hAnsi="Times New Roman" w:cs="Times New Roman"/>
              <w:b w:val="0"/>
              <w:noProof/>
              <w:sz w:val="24"/>
              <w:szCs w:val="24"/>
            </w:rPr>
          </w:pPr>
          <w:hyperlink w:anchor="_Toc446864519" w:history="1">
            <w:r w:rsidR="00DA35FA" w:rsidRPr="00856181">
              <w:rPr>
                <w:rStyle w:val="Hyperlink"/>
                <w:rFonts w:ascii="Times New Roman" w:hAnsi="Times New Roman" w:cs="Times New Roman"/>
                <w:noProof/>
                <w:sz w:val="24"/>
                <w:szCs w:val="24"/>
              </w:rPr>
              <w:t>4.4 Web Interface</w:t>
            </w:r>
            <w:r w:rsidR="00DA35FA" w:rsidRPr="00856181">
              <w:rPr>
                <w:rFonts w:ascii="Times New Roman" w:hAnsi="Times New Roman" w:cs="Times New Roman"/>
                <w:noProof/>
                <w:webHidden/>
                <w:sz w:val="24"/>
                <w:szCs w:val="24"/>
              </w:rPr>
              <w:tab/>
            </w:r>
            <w:r w:rsidR="00DA35FA" w:rsidRPr="00856181">
              <w:rPr>
                <w:rFonts w:ascii="Times New Roman" w:hAnsi="Times New Roman" w:cs="Times New Roman"/>
                <w:noProof/>
                <w:webHidden/>
                <w:sz w:val="24"/>
                <w:szCs w:val="24"/>
              </w:rPr>
              <w:fldChar w:fldCharType="begin"/>
            </w:r>
            <w:r w:rsidR="00DA35FA" w:rsidRPr="00856181">
              <w:rPr>
                <w:rFonts w:ascii="Times New Roman" w:hAnsi="Times New Roman" w:cs="Times New Roman"/>
                <w:noProof/>
                <w:webHidden/>
                <w:sz w:val="24"/>
                <w:szCs w:val="24"/>
              </w:rPr>
              <w:instrText xml:space="preserve"> PAGEREF _Toc446864519 \h </w:instrText>
            </w:r>
            <w:r w:rsidR="00DA35FA" w:rsidRPr="00856181">
              <w:rPr>
                <w:rFonts w:ascii="Times New Roman" w:hAnsi="Times New Roman" w:cs="Times New Roman"/>
                <w:noProof/>
                <w:webHidden/>
                <w:sz w:val="24"/>
                <w:szCs w:val="24"/>
              </w:rPr>
            </w:r>
            <w:r w:rsidR="00DA35FA" w:rsidRPr="00856181">
              <w:rPr>
                <w:rFonts w:ascii="Times New Roman" w:hAnsi="Times New Roman" w:cs="Times New Roman"/>
                <w:noProof/>
                <w:webHidden/>
                <w:sz w:val="24"/>
                <w:szCs w:val="24"/>
              </w:rPr>
              <w:fldChar w:fldCharType="separate"/>
            </w:r>
            <w:r w:rsidR="00DA35FA" w:rsidRPr="00856181">
              <w:rPr>
                <w:rFonts w:ascii="Times New Roman" w:hAnsi="Times New Roman" w:cs="Times New Roman"/>
                <w:noProof/>
                <w:webHidden/>
                <w:sz w:val="24"/>
                <w:szCs w:val="24"/>
              </w:rPr>
              <w:t>25</w:t>
            </w:r>
            <w:r w:rsidR="00DA35FA" w:rsidRPr="00856181">
              <w:rPr>
                <w:rFonts w:ascii="Times New Roman" w:hAnsi="Times New Roman" w:cs="Times New Roman"/>
                <w:noProof/>
                <w:webHidden/>
                <w:sz w:val="24"/>
                <w:szCs w:val="24"/>
              </w:rPr>
              <w:fldChar w:fldCharType="end"/>
            </w:r>
          </w:hyperlink>
        </w:p>
        <w:p w14:paraId="0D86C56E" w14:textId="77777777" w:rsidR="00DA35FA" w:rsidRPr="00856181" w:rsidRDefault="006E49B8" w:rsidP="00856181">
          <w:pPr>
            <w:pStyle w:val="TOC1"/>
            <w:tabs>
              <w:tab w:val="right" w:leader="dot" w:pos="9350"/>
            </w:tabs>
            <w:spacing w:line="480" w:lineRule="auto"/>
            <w:rPr>
              <w:rFonts w:ascii="Times New Roman" w:hAnsi="Times New Roman" w:cs="Times New Roman"/>
              <w:b w:val="0"/>
              <w:noProof/>
            </w:rPr>
          </w:pPr>
          <w:hyperlink w:anchor="_Toc446864520" w:history="1">
            <w:r w:rsidR="00DA35FA" w:rsidRPr="00856181">
              <w:rPr>
                <w:rStyle w:val="Hyperlink"/>
                <w:rFonts w:ascii="Times New Roman" w:hAnsi="Times New Roman" w:cs="Times New Roman"/>
                <w:noProof/>
              </w:rPr>
              <w:t>Chapter 5: Testing and Results</w:t>
            </w:r>
            <w:r w:rsidR="00DA35FA" w:rsidRPr="00856181">
              <w:rPr>
                <w:rFonts w:ascii="Times New Roman" w:hAnsi="Times New Roman" w:cs="Times New Roman"/>
                <w:noProof/>
                <w:webHidden/>
              </w:rPr>
              <w:tab/>
            </w:r>
            <w:r w:rsidR="00DA35FA" w:rsidRPr="00856181">
              <w:rPr>
                <w:rFonts w:ascii="Times New Roman" w:hAnsi="Times New Roman" w:cs="Times New Roman"/>
                <w:noProof/>
                <w:webHidden/>
              </w:rPr>
              <w:fldChar w:fldCharType="begin"/>
            </w:r>
            <w:r w:rsidR="00DA35FA" w:rsidRPr="00856181">
              <w:rPr>
                <w:rFonts w:ascii="Times New Roman" w:hAnsi="Times New Roman" w:cs="Times New Roman"/>
                <w:noProof/>
                <w:webHidden/>
              </w:rPr>
              <w:instrText xml:space="preserve"> PAGEREF _Toc446864520 \h </w:instrText>
            </w:r>
            <w:r w:rsidR="00DA35FA" w:rsidRPr="00856181">
              <w:rPr>
                <w:rFonts w:ascii="Times New Roman" w:hAnsi="Times New Roman" w:cs="Times New Roman"/>
                <w:noProof/>
                <w:webHidden/>
              </w:rPr>
            </w:r>
            <w:r w:rsidR="00DA35FA" w:rsidRPr="00856181">
              <w:rPr>
                <w:rFonts w:ascii="Times New Roman" w:hAnsi="Times New Roman" w:cs="Times New Roman"/>
                <w:noProof/>
                <w:webHidden/>
              </w:rPr>
              <w:fldChar w:fldCharType="separate"/>
            </w:r>
            <w:r w:rsidR="00DA35FA" w:rsidRPr="00856181">
              <w:rPr>
                <w:rFonts w:ascii="Times New Roman" w:hAnsi="Times New Roman" w:cs="Times New Roman"/>
                <w:noProof/>
                <w:webHidden/>
              </w:rPr>
              <w:t>27</w:t>
            </w:r>
            <w:r w:rsidR="00DA35FA" w:rsidRPr="00856181">
              <w:rPr>
                <w:rFonts w:ascii="Times New Roman" w:hAnsi="Times New Roman" w:cs="Times New Roman"/>
                <w:noProof/>
                <w:webHidden/>
              </w:rPr>
              <w:fldChar w:fldCharType="end"/>
            </w:r>
          </w:hyperlink>
        </w:p>
        <w:p w14:paraId="0650BDAB" w14:textId="77777777" w:rsidR="00DA35FA" w:rsidRPr="00856181" w:rsidRDefault="006E49B8" w:rsidP="00856181">
          <w:pPr>
            <w:pStyle w:val="TOC1"/>
            <w:tabs>
              <w:tab w:val="right" w:leader="dot" w:pos="9350"/>
            </w:tabs>
            <w:spacing w:line="480" w:lineRule="auto"/>
            <w:rPr>
              <w:rFonts w:ascii="Times New Roman" w:hAnsi="Times New Roman" w:cs="Times New Roman"/>
              <w:b w:val="0"/>
              <w:noProof/>
            </w:rPr>
          </w:pPr>
          <w:hyperlink w:anchor="_Toc446864521" w:history="1">
            <w:r w:rsidR="00DA35FA" w:rsidRPr="00856181">
              <w:rPr>
                <w:rStyle w:val="Hyperlink"/>
                <w:rFonts w:ascii="Times New Roman" w:hAnsi="Times New Roman" w:cs="Times New Roman"/>
                <w:noProof/>
              </w:rPr>
              <w:t>Chapter 6: Conclusion</w:t>
            </w:r>
            <w:r w:rsidR="00DA35FA" w:rsidRPr="00856181">
              <w:rPr>
                <w:rFonts w:ascii="Times New Roman" w:hAnsi="Times New Roman" w:cs="Times New Roman"/>
                <w:noProof/>
                <w:webHidden/>
              </w:rPr>
              <w:tab/>
            </w:r>
            <w:r w:rsidR="00DA35FA" w:rsidRPr="00856181">
              <w:rPr>
                <w:rFonts w:ascii="Times New Roman" w:hAnsi="Times New Roman" w:cs="Times New Roman"/>
                <w:noProof/>
                <w:webHidden/>
              </w:rPr>
              <w:fldChar w:fldCharType="begin"/>
            </w:r>
            <w:r w:rsidR="00DA35FA" w:rsidRPr="00856181">
              <w:rPr>
                <w:rFonts w:ascii="Times New Roman" w:hAnsi="Times New Roman" w:cs="Times New Roman"/>
                <w:noProof/>
                <w:webHidden/>
              </w:rPr>
              <w:instrText xml:space="preserve"> PAGEREF _Toc446864521 \h </w:instrText>
            </w:r>
            <w:r w:rsidR="00DA35FA" w:rsidRPr="00856181">
              <w:rPr>
                <w:rFonts w:ascii="Times New Roman" w:hAnsi="Times New Roman" w:cs="Times New Roman"/>
                <w:noProof/>
                <w:webHidden/>
              </w:rPr>
            </w:r>
            <w:r w:rsidR="00DA35FA" w:rsidRPr="00856181">
              <w:rPr>
                <w:rFonts w:ascii="Times New Roman" w:hAnsi="Times New Roman" w:cs="Times New Roman"/>
                <w:noProof/>
                <w:webHidden/>
              </w:rPr>
              <w:fldChar w:fldCharType="separate"/>
            </w:r>
            <w:r w:rsidR="00DA35FA" w:rsidRPr="00856181">
              <w:rPr>
                <w:rFonts w:ascii="Times New Roman" w:hAnsi="Times New Roman" w:cs="Times New Roman"/>
                <w:noProof/>
                <w:webHidden/>
              </w:rPr>
              <w:t>28</w:t>
            </w:r>
            <w:r w:rsidR="00DA35FA" w:rsidRPr="00856181">
              <w:rPr>
                <w:rFonts w:ascii="Times New Roman" w:hAnsi="Times New Roman" w:cs="Times New Roman"/>
                <w:noProof/>
                <w:webHidden/>
              </w:rPr>
              <w:fldChar w:fldCharType="end"/>
            </w:r>
          </w:hyperlink>
        </w:p>
        <w:p w14:paraId="6288FF25" w14:textId="77777777" w:rsidR="00DA35FA" w:rsidRPr="00856181" w:rsidRDefault="006E49B8" w:rsidP="00856181">
          <w:pPr>
            <w:pStyle w:val="TOC1"/>
            <w:tabs>
              <w:tab w:val="right" w:leader="dot" w:pos="9350"/>
            </w:tabs>
            <w:spacing w:line="480" w:lineRule="auto"/>
            <w:rPr>
              <w:rFonts w:ascii="Times New Roman" w:hAnsi="Times New Roman" w:cs="Times New Roman"/>
              <w:b w:val="0"/>
              <w:noProof/>
            </w:rPr>
          </w:pPr>
          <w:hyperlink w:anchor="_Toc446864522" w:history="1">
            <w:r w:rsidR="00DA35FA" w:rsidRPr="00856181">
              <w:rPr>
                <w:rStyle w:val="Hyperlink"/>
                <w:rFonts w:ascii="Times New Roman" w:hAnsi="Times New Roman" w:cs="Times New Roman"/>
                <w:noProof/>
              </w:rPr>
              <w:t>Chapter 7: Conclusion and Recommendation</w:t>
            </w:r>
            <w:r w:rsidR="00DA35FA" w:rsidRPr="00856181">
              <w:rPr>
                <w:rFonts w:ascii="Times New Roman" w:hAnsi="Times New Roman" w:cs="Times New Roman"/>
                <w:noProof/>
                <w:webHidden/>
              </w:rPr>
              <w:tab/>
            </w:r>
            <w:r w:rsidR="00DA35FA" w:rsidRPr="00856181">
              <w:rPr>
                <w:rFonts w:ascii="Times New Roman" w:hAnsi="Times New Roman" w:cs="Times New Roman"/>
                <w:noProof/>
                <w:webHidden/>
              </w:rPr>
              <w:fldChar w:fldCharType="begin"/>
            </w:r>
            <w:r w:rsidR="00DA35FA" w:rsidRPr="00856181">
              <w:rPr>
                <w:rFonts w:ascii="Times New Roman" w:hAnsi="Times New Roman" w:cs="Times New Roman"/>
                <w:noProof/>
                <w:webHidden/>
              </w:rPr>
              <w:instrText xml:space="preserve"> PAGEREF _Toc446864522 \h </w:instrText>
            </w:r>
            <w:r w:rsidR="00DA35FA" w:rsidRPr="00856181">
              <w:rPr>
                <w:rFonts w:ascii="Times New Roman" w:hAnsi="Times New Roman" w:cs="Times New Roman"/>
                <w:noProof/>
                <w:webHidden/>
              </w:rPr>
            </w:r>
            <w:r w:rsidR="00DA35FA" w:rsidRPr="00856181">
              <w:rPr>
                <w:rFonts w:ascii="Times New Roman" w:hAnsi="Times New Roman" w:cs="Times New Roman"/>
                <w:noProof/>
                <w:webHidden/>
              </w:rPr>
              <w:fldChar w:fldCharType="separate"/>
            </w:r>
            <w:r w:rsidR="00DA35FA" w:rsidRPr="00856181">
              <w:rPr>
                <w:rFonts w:ascii="Times New Roman" w:hAnsi="Times New Roman" w:cs="Times New Roman"/>
                <w:noProof/>
                <w:webHidden/>
              </w:rPr>
              <w:t>29</w:t>
            </w:r>
            <w:r w:rsidR="00DA35FA" w:rsidRPr="00856181">
              <w:rPr>
                <w:rFonts w:ascii="Times New Roman" w:hAnsi="Times New Roman" w:cs="Times New Roman"/>
                <w:noProof/>
                <w:webHidden/>
              </w:rPr>
              <w:fldChar w:fldCharType="end"/>
            </w:r>
          </w:hyperlink>
        </w:p>
        <w:p w14:paraId="3CB106DB" w14:textId="77777777" w:rsidR="00DA35FA" w:rsidRPr="00856181" w:rsidRDefault="006E49B8" w:rsidP="00856181">
          <w:pPr>
            <w:pStyle w:val="TOC1"/>
            <w:tabs>
              <w:tab w:val="right" w:leader="dot" w:pos="9350"/>
            </w:tabs>
            <w:spacing w:line="480" w:lineRule="auto"/>
            <w:rPr>
              <w:rFonts w:ascii="Times New Roman" w:hAnsi="Times New Roman" w:cs="Times New Roman"/>
              <w:b w:val="0"/>
              <w:noProof/>
            </w:rPr>
          </w:pPr>
          <w:hyperlink w:anchor="_Toc446864523" w:history="1">
            <w:r w:rsidR="00DA35FA" w:rsidRPr="00856181">
              <w:rPr>
                <w:rStyle w:val="Hyperlink"/>
                <w:rFonts w:ascii="Times New Roman" w:hAnsi="Times New Roman" w:cs="Times New Roman"/>
                <w:noProof/>
              </w:rPr>
              <w:t>Bibliography</w:t>
            </w:r>
            <w:r w:rsidR="00DA35FA" w:rsidRPr="00856181">
              <w:rPr>
                <w:rFonts w:ascii="Times New Roman" w:hAnsi="Times New Roman" w:cs="Times New Roman"/>
                <w:noProof/>
                <w:webHidden/>
              </w:rPr>
              <w:tab/>
            </w:r>
            <w:r w:rsidR="00DA35FA" w:rsidRPr="00856181">
              <w:rPr>
                <w:rFonts w:ascii="Times New Roman" w:hAnsi="Times New Roman" w:cs="Times New Roman"/>
                <w:noProof/>
                <w:webHidden/>
              </w:rPr>
              <w:fldChar w:fldCharType="begin"/>
            </w:r>
            <w:r w:rsidR="00DA35FA" w:rsidRPr="00856181">
              <w:rPr>
                <w:rFonts w:ascii="Times New Roman" w:hAnsi="Times New Roman" w:cs="Times New Roman"/>
                <w:noProof/>
                <w:webHidden/>
              </w:rPr>
              <w:instrText xml:space="preserve"> PAGEREF _Toc446864523 \h </w:instrText>
            </w:r>
            <w:r w:rsidR="00DA35FA" w:rsidRPr="00856181">
              <w:rPr>
                <w:rFonts w:ascii="Times New Roman" w:hAnsi="Times New Roman" w:cs="Times New Roman"/>
                <w:noProof/>
                <w:webHidden/>
              </w:rPr>
            </w:r>
            <w:r w:rsidR="00DA35FA" w:rsidRPr="00856181">
              <w:rPr>
                <w:rFonts w:ascii="Times New Roman" w:hAnsi="Times New Roman" w:cs="Times New Roman"/>
                <w:noProof/>
                <w:webHidden/>
              </w:rPr>
              <w:fldChar w:fldCharType="separate"/>
            </w:r>
            <w:r w:rsidR="00DA35FA" w:rsidRPr="00856181">
              <w:rPr>
                <w:rFonts w:ascii="Times New Roman" w:hAnsi="Times New Roman" w:cs="Times New Roman"/>
                <w:noProof/>
                <w:webHidden/>
              </w:rPr>
              <w:t>31</w:t>
            </w:r>
            <w:r w:rsidR="00DA35FA" w:rsidRPr="00856181">
              <w:rPr>
                <w:rFonts w:ascii="Times New Roman" w:hAnsi="Times New Roman" w:cs="Times New Roman"/>
                <w:noProof/>
                <w:webHidden/>
              </w:rPr>
              <w:fldChar w:fldCharType="end"/>
            </w:r>
          </w:hyperlink>
        </w:p>
        <w:p w14:paraId="7BE220A4" w14:textId="3549F569" w:rsidR="00916A82" w:rsidRDefault="00DA35FA" w:rsidP="00E367BB">
          <w:pPr>
            <w:spacing w:line="480" w:lineRule="auto"/>
            <w:rPr>
              <w:rFonts w:ascii="Times New Roman" w:hAnsi="Times New Roman" w:cs="Times New Roman"/>
              <w:sz w:val="24"/>
              <w:szCs w:val="24"/>
            </w:rPr>
            <w:sectPr w:rsidR="00916A82" w:rsidSect="00916A82">
              <w:footerReference w:type="default" r:id="rId9"/>
              <w:pgSz w:w="12240" w:h="15840"/>
              <w:pgMar w:top="1440" w:right="1440" w:bottom="1440" w:left="1440" w:header="720" w:footer="720" w:gutter="0"/>
              <w:pgNumType w:fmt="lowerRoman" w:start="1"/>
              <w:cols w:space="720"/>
              <w:docGrid w:linePitch="360"/>
            </w:sectPr>
          </w:pPr>
          <w:r w:rsidRPr="00856181">
            <w:rPr>
              <w:rFonts w:ascii="Times New Roman" w:hAnsi="Times New Roman" w:cs="Times New Roman"/>
              <w:b/>
              <w:bCs/>
              <w:noProof/>
              <w:sz w:val="24"/>
              <w:szCs w:val="24"/>
            </w:rPr>
            <w:fldChar w:fldCharType="end"/>
          </w:r>
        </w:p>
      </w:sdtContent>
    </w:sdt>
    <w:p w14:paraId="4CAF9314" w14:textId="0369E672" w:rsidR="00223304" w:rsidRPr="00856181" w:rsidRDefault="00223304" w:rsidP="00505FA9">
      <w:pPr>
        <w:pStyle w:val="Heading1"/>
        <w:rPr>
          <w:rFonts w:ascii="Times New Roman" w:hAnsi="Times New Roman" w:cs="Times New Roman"/>
          <w:sz w:val="24"/>
          <w:szCs w:val="24"/>
        </w:rPr>
      </w:pPr>
      <w:bookmarkStart w:id="0" w:name="_Toc446864490"/>
      <w:commentRangeStart w:id="1"/>
      <w:r w:rsidRPr="00856181">
        <w:rPr>
          <w:rFonts w:ascii="Times New Roman" w:hAnsi="Times New Roman" w:cs="Times New Roman"/>
          <w:sz w:val="24"/>
          <w:szCs w:val="24"/>
        </w:rPr>
        <w:lastRenderedPageBreak/>
        <w:t>Chapter 1: Introduction</w:t>
      </w:r>
      <w:bookmarkEnd w:id="0"/>
      <w:commentRangeEnd w:id="1"/>
      <w:r w:rsidR="00DA17E3">
        <w:rPr>
          <w:rStyle w:val="CommentReference"/>
          <w:b w:val="0"/>
          <w:bCs w:val="0"/>
          <w:caps w:val="0"/>
          <w:color w:val="auto"/>
          <w:spacing w:val="0"/>
        </w:rPr>
        <w:commentReference w:id="1"/>
      </w:r>
    </w:p>
    <w:p w14:paraId="4BE8C34D" w14:textId="7FE9647E" w:rsidR="00223304" w:rsidRPr="00856181" w:rsidRDefault="004368D3" w:rsidP="00505FA9">
      <w:pPr>
        <w:pStyle w:val="Heading2"/>
        <w:rPr>
          <w:rFonts w:ascii="Times New Roman" w:hAnsi="Times New Roman" w:cs="Times New Roman"/>
          <w:sz w:val="24"/>
          <w:szCs w:val="24"/>
        </w:rPr>
      </w:pPr>
      <w:bookmarkStart w:id="2" w:name="_Toc446864491"/>
      <w:r w:rsidRPr="00856181">
        <w:rPr>
          <w:rFonts w:ascii="Times New Roman" w:hAnsi="Times New Roman" w:cs="Times New Roman"/>
          <w:sz w:val="24"/>
          <w:szCs w:val="24"/>
        </w:rPr>
        <w:t>1.1</w:t>
      </w:r>
      <w:r w:rsidRPr="00856181">
        <w:rPr>
          <w:rFonts w:ascii="Times New Roman" w:hAnsi="Times New Roman" w:cs="Times New Roman"/>
          <w:sz w:val="24"/>
          <w:szCs w:val="24"/>
        </w:rPr>
        <w:tab/>
        <w:t>Introduction and Background</w:t>
      </w:r>
      <w:bookmarkEnd w:id="2"/>
    </w:p>
    <w:p w14:paraId="3B9933FE" w14:textId="77777777" w:rsidR="00223304" w:rsidRPr="00856181" w:rsidRDefault="0022330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This project is aimed at developing a software for hospitals and pharmacies in Ghana to help minimize self-medication and also to assist health personnel in keeping accurate records of patients. Most hospitals in Ghana do not have proper record keeping systems in place to record patient’s details (including name, age, disease, prescriptions etc.) and manage them properly </w:t>
      </w:r>
      <w:sdt>
        <w:sdtPr>
          <w:rPr>
            <w:rFonts w:ascii="Times New Roman" w:hAnsi="Times New Roman" w:cs="Times New Roman"/>
            <w:sz w:val="24"/>
            <w:szCs w:val="24"/>
          </w:rPr>
          <w:id w:val="1607698559"/>
          <w:citation/>
        </w:sdtPr>
        <w:sdtEndPr/>
        <w:sdtContent>
          <w:r w:rsidRPr="00856181">
            <w:rPr>
              <w:rFonts w:ascii="Times New Roman" w:hAnsi="Times New Roman" w:cs="Times New Roman"/>
              <w:sz w:val="24"/>
              <w:szCs w:val="24"/>
            </w:rPr>
            <w:fldChar w:fldCharType="begin"/>
          </w:r>
          <w:r w:rsidRPr="00856181">
            <w:rPr>
              <w:rFonts w:ascii="Times New Roman" w:hAnsi="Times New Roman" w:cs="Times New Roman"/>
              <w:sz w:val="24"/>
              <w:szCs w:val="24"/>
            </w:rPr>
            <w:instrText xml:space="preserve"> CITATION Nyo15 \l 1033 </w:instrText>
          </w:r>
          <w:r w:rsidRPr="00856181">
            <w:rPr>
              <w:rFonts w:ascii="Times New Roman" w:hAnsi="Times New Roman" w:cs="Times New Roman"/>
              <w:sz w:val="24"/>
              <w:szCs w:val="24"/>
            </w:rPr>
            <w:fldChar w:fldCharType="separate"/>
          </w:r>
          <w:r w:rsidR="005F0938" w:rsidRPr="00856181">
            <w:rPr>
              <w:rFonts w:ascii="Times New Roman" w:hAnsi="Times New Roman" w:cs="Times New Roman"/>
              <w:noProof/>
              <w:sz w:val="24"/>
              <w:szCs w:val="24"/>
            </w:rPr>
            <w:t>(Nyonmorworko, 2015)</w:t>
          </w:r>
          <w:r w:rsidRPr="00856181">
            <w:rPr>
              <w:rFonts w:ascii="Times New Roman" w:hAnsi="Times New Roman" w:cs="Times New Roman"/>
              <w:sz w:val="24"/>
              <w:szCs w:val="24"/>
            </w:rPr>
            <w:fldChar w:fldCharType="end"/>
          </w:r>
        </w:sdtContent>
      </w:sdt>
      <w:r w:rsidRPr="00856181">
        <w:rPr>
          <w:rFonts w:ascii="Times New Roman" w:hAnsi="Times New Roman" w:cs="Times New Roman"/>
          <w:sz w:val="24"/>
          <w:szCs w:val="24"/>
        </w:rPr>
        <w:t>. Also, patients do not get a formal report after visiting hospitals. This software will not only allow health personnel to enter details of patients but also the hospital management will be able to use the software to generate statistical reports and also to process health insurance claims. The software will allow pharmacies know more information about the patient drugs are being given. Examples of such information will be the name of the patient, age, the hospital he/she visited and the patient’s doctor.</w:t>
      </w:r>
    </w:p>
    <w:p w14:paraId="7F6C7B00" w14:textId="77777777" w:rsidR="00223304" w:rsidRPr="00856181" w:rsidRDefault="00223304" w:rsidP="00534625">
      <w:pPr>
        <w:spacing w:line="480" w:lineRule="auto"/>
        <w:jc w:val="both"/>
        <w:rPr>
          <w:rFonts w:ascii="Times New Roman" w:hAnsi="Times New Roman" w:cs="Times New Roman"/>
          <w:sz w:val="24"/>
          <w:szCs w:val="24"/>
        </w:rPr>
      </w:pPr>
    </w:p>
    <w:p w14:paraId="436D5F5C" w14:textId="397D4F3C" w:rsidR="00223304" w:rsidRPr="00856181" w:rsidRDefault="00223304" w:rsidP="00505FA9">
      <w:pPr>
        <w:pStyle w:val="Heading2"/>
        <w:rPr>
          <w:rFonts w:ascii="Times New Roman" w:hAnsi="Times New Roman" w:cs="Times New Roman"/>
          <w:sz w:val="24"/>
          <w:szCs w:val="24"/>
        </w:rPr>
      </w:pPr>
      <w:bookmarkStart w:id="3" w:name="_Toc446864492"/>
      <w:r w:rsidRPr="00856181">
        <w:rPr>
          <w:rFonts w:ascii="Times New Roman" w:hAnsi="Times New Roman" w:cs="Times New Roman"/>
          <w:sz w:val="24"/>
          <w:szCs w:val="24"/>
        </w:rPr>
        <w:t>1.2</w:t>
      </w:r>
      <w:r w:rsidRPr="00856181">
        <w:rPr>
          <w:rFonts w:ascii="Times New Roman" w:hAnsi="Times New Roman" w:cs="Times New Roman"/>
          <w:sz w:val="24"/>
          <w:szCs w:val="24"/>
        </w:rPr>
        <w:tab/>
        <w:t>Problem Statement</w:t>
      </w:r>
      <w:bookmarkEnd w:id="3"/>
    </w:p>
    <w:p w14:paraId="55F033BF" w14:textId="7D345383" w:rsidR="00223304" w:rsidRPr="00856181" w:rsidRDefault="0022330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Currently, </w:t>
      </w:r>
      <w:commentRangeStart w:id="4"/>
      <w:r w:rsidRPr="00856181">
        <w:rPr>
          <w:rFonts w:ascii="Times New Roman" w:hAnsi="Times New Roman" w:cs="Times New Roman"/>
          <w:sz w:val="24"/>
          <w:szCs w:val="24"/>
        </w:rPr>
        <w:t>most</w:t>
      </w:r>
      <w:commentRangeEnd w:id="4"/>
      <w:r w:rsidR="00DA17E3">
        <w:rPr>
          <w:rStyle w:val="CommentReference"/>
        </w:rPr>
        <w:commentReference w:id="4"/>
      </w:r>
      <w:r w:rsidRPr="00856181">
        <w:rPr>
          <w:rFonts w:ascii="Times New Roman" w:hAnsi="Times New Roman" w:cs="Times New Roman"/>
          <w:sz w:val="24"/>
          <w:szCs w:val="24"/>
        </w:rPr>
        <w:t xml:space="preserve"> of the health services in Ghana do not have </w:t>
      </w:r>
      <w:commentRangeStart w:id="5"/>
      <w:r w:rsidRPr="00856181">
        <w:rPr>
          <w:rFonts w:ascii="Times New Roman" w:hAnsi="Times New Roman" w:cs="Times New Roman"/>
          <w:sz w:val="24"/>
          <w:szCs w:val="24"/>
        </w:rPr>
        <w:t xml:space="preserve">better record keeping </w:t>
      </w:r>
      <w:commentRangeEnd w:id="5"/>
      <w:r w:rsidR="00DA17E3">
        <w:rPr>
          <w:rStyle w:val="CommentReference"/>
        </w:rPr>
        <w:commentReference w:id="5"/>
      </w:r>
      <w:r w:rsidRPr="00856181">
        <w:rPr>
          <w:rFonts w:ascii="Times New Roman" w:hAnsi="Times New Roman" w:cs="Times New Roman"/>
          <w:sz w:val="24"/>
          <w:szCs w:val="24"/>
        </w:rPr>
        <w:t xml:space="preserve">of their patients. These hospitals store patient information of pieces of paper and stored in folders which is also made of paper. In a scenario where there is a fire outbreak or </w:t>
      </w:r>
      <w:del w:id="6" w:author="Aelaf Dafla" w:date="2016-03-28T08:55:00Z">
        <w:r w:rsidRPr="00856181" w:rsidDel="00DA17E3">
          <w:rPr>
            <w:rFonts w:ascii="Times New Roman" w:hAnsi="Times New Roman" w:cs="Times New Roman"/>
            <w:sz w:val="24"/>
            <w:szCs w:val="24"/>
          </w:rPr>
          <w:delText>water spillage</w:delText>
        </w:r>
      </w:del>
      <w:ins w:id="7" w:author="Aelaf Dafla" w:date="2016-03-28T08:55:00Z">
        <w:r w:rsidR="00DA17E3">
          <w:rPr>
            <w:rFonts w:ascii="Times New Roman" w:hAnsi="Times New Roman" w:cs="Times New Roman"/>
            <w:sz w:val="24"/>
            <w:szCs w:val="24"/>
          </w:rPr>
          <w:t>flooding</w:t>
        </w:r>
      </w:ins>
      <w:r w:rsidRPr="00856181">
        <w:rPr>
          <w:rFonts w:ascii="Times New Roman" w:hAnsi="Times New Roman" w:cs="Times New Roman"/>
          <w:sz w:val="24"/>
          <w:szCs w:val="24"/>
        </w:rPr>
        <w:t xml:space="preserve"> in the hospitals, all the necessary documents of patients could be lost. </w:t>
      </w:r>
      <w:commentRangeStart w:id="8"/>
      <w:r w:rsidRPr="00856181">
        <w:rPr>
          <w:rFonts w:ascii="Times New Roman" w:hAnsi="Times New Roman" w:cs="Times New Roman"/>
          <w:sz w:val="24"/>
          <w:szCs w:val="24"/>
        </w:rPr>
        <w:t>This is a crucial problem because if the health of a patient is not tracked properly it could lead to more complications or even the patient losing his/her life.</w:t>
      </w:r>
      <w:commentRangeEnd w:id="8"/>
      <w:r w:rsidR="00DA17E3">
        <w:rPr>
          <w:rStyle w:val="CommentReference"/>
        </w:rPr>
        <w:commentReference w:id="8"/>
      </w:r>
      <w:r w:rsidRPr="00856181">
        <w:rPr>
          <w:rFonts w:ascii="Times New Roman" w:hAnsi="Times New Roman" w:cs="Times New Roman"/>
          <w:sz w:val="24"/>
          <w:szCs w:val="24"/>
        </w:rPr>
        <w:t xml:space="preserve"> </w:t>
      </w:r>
      <w:commentRangeStart w:id="9"/>
      <w:r w:rsidRPr="00856181">
        <w:rPr>
          <w:rFonts w:ascii="Times New Roman" w:hAnsi="Times New Roman" w:cs="Times New Roman"/>
          <w:sz w:val="24"/>
          <w:szCs w:val="24"/>
        </w:rPr>
        <w:t xml:space="preserve">Also the time it takes for a </w:t>
      </w:r>
      <w:del w:id="10" w:author="Aelaf Dafla" w:date="2016-03-28T08:57:00Z">
        <w:r w:rsidRPr="00856181" w:rsidDel="007E6F8D">
          <w:rPr>
            <w:rFonts w:ascii="Times New Roman" w:hAnsi="Times New Roman" w:cs="Times New Roman"/>
            <w:sz w:val="24"/>
            <w:szCs w:val="24"/>
          </w:rPr>
          <w:delText xml:space="preserve">nurse </w:delText>
        </w:r>
      </w:del>
      <w:ins w:id="11" w:author="Aelaf Dafla" w:date="2016-03-28T08:57:00Z">
        <w:r w:rsidR="007E6F8D">
          <w:rPr>
            <w:rFonts w:ascii="Times New Roman" w:hAnsi="Times New Roman" w:cs="Times New Roman"/>
            <w:sz w:val="24"/>
            <w:szCs w:val="24"/>
          </w:rPr>
          <w:t>OPD staff</w:t>
        </w:r>
        <w:r w:rsidR="007E6F8D" w:rsidRPr="00856181">
          <w:rPr>
            <w:rFonts w:ascii="Times New Roman" w:hAnsi="Times New Roman" w:cs="Times New Roman"/>
            <w:sz w:val="24"/>
            <w:szCs w:val="24"/>
          </w:rPr>
          <w:t xml:space="preserve"> </w:t>
        </w:r>
      </w:ins>
      <w:r w:rsidRPr="00856181">
        <w:rPr>
          <w:rFonts w:ascii="Times New Roman" w:hAnsi="Times New Roman" w:cs="Times New Roman"/>
          <w:sz w:val="24"/>
          <w:szCs w:val="24"/>
        </w:rPr>
        <w:t xml:space="preserve">to search for the folder of a particular patient </w:t>
      </w:r>
      <w:del w:id="12" w:author="Aelaf Dafla" w:date="2016-03-28T08:57:00Z">
        <w:r w:rsidRPr="00856181" w:rsidDel="007E6F8D">
          <w:rPr>
            <w:rFonts w:ascii="Times New Roman" w:hAnsi="Times New Roman" w:cs="Times New Roman"/>
            <w:sz w:val="24"/>
            <w:szCs w:val="24"/>
          </w:rPr>
          <w:delText>is unbearable especially</w:delText>
        </w:r>
      </w:del>
      <w:ins w:id="13" w:author="Aelaf Dafla" w:date="2016-03-28T08:57:00Z">
        <w:r w:rsidR="007E6F8D">
          <w:rPr>
            <w:rFonts w:ascii="Times New Roman" w:hAnsi="Times New Roman" w:cs="Times New Roman"/>
            <w:sz w:val="24"/>
            <w:szCs w:val="24"/>
          </w:rPr>
          <w:t>has an impact on quality of health</w:t>
        </w:r>
      </w:ins>
      <w:ins w:id="14" w:author="Aelaf Dafla" w:date="2016-03-28T08:58:00Z">
        <w:r w:rsidR="007E6F8D">
          <w:rPr>
            <w:rFonts w:ascii="Times New Roman" w:hAnsi="Times New Roman" w:cs="Times New Roman"/>
            <w:sz w:val="24"/>
            <w:szCs w:val="24"/>
          </w:rPr>
          <w:t xml:space="preserve"> </w:t>
        </w:r>
      </w:ins>
      <w:ins w:id="15" w:author="Aelaf Dafla" w:date="2016-03-28T08:57:00Z">
        <w:r w:rsidR="007E6F8D">
          <w:rPr>
            <w:rFonts w:ascii="Times New Roman" w:hAnsi="Times New Roman" w:cs="Times New Roman"/>
            <w:sz w:val="24"/>
            <w:szCs w:val="24"/>
          </w:rPr>
          <w:t xml:space="preserve">services </w:t>
        </w:r>
      </w:ins>
      <w:ins w:id="16" w:author="Aelaf Dafla" w:date="2016-03-28T08:58:00Z">
        <w:r w:rsidR="007E6F8D">
          <w:rPr>
            <w:rFonts w:ascii="Times New Roman" w:hAnsi="Times New Roman" w:cs="Times New Roman"/>
            <w:sz w:val="24"/>
            <w:szCs w:val="24"/>
          </w:rPr>
          <w:t>delivered</w:t>
        </w:r>
      </w:ins>
      <w:r w:rsidRPr="00856181">
        <w:rPr>
          <w:rFonts w:ascii="Times New Roman" w:hAnsi="Times New Roman" w:cs="Times New Roman"/>
          <w:sz w:val="24"/>
          <w:szCs w:val="24"/>
        </w:rPr>
        <w:t xml:space="preserve"> when the patient has misplaced his/her card. </w:t>
      </w:r>
      <w:commentRangeEnd w:id="9"/>
      <w:r w:rsidR="00DA17E3">
        <w:rPr>
          <w:rStyle w:val="CommentReference"/>
        </w:rPr>
        <w:commentReference w:id="9"/>
      </w:r>
      <w:del w:id="17" w:author="Aelaf Dafla" w:date="2016-03-28T08:58:00Z">
        <w:r w:rsidRPr="00856181" w:rsidDel="007E6F8D">
          <w:rPr>
            <w:rFonts w:ascii="Times New Roman" w:hAnsi="Times New Roman" w:cs="Times New Roman"/>
            <w:sz w:val="24"/>
            <w:szCs w:val="24"/>
          </w:rPr>
          <w:delText>A patient experiencing a severe headache and it takes the nurses some time to search for that particular patient’s folder before seeing the doctor.</w:delText>
        </w:r>
      </w:del>
      <w:r w:rsidRPr="00856181">
        <w:rPr>
          <w:rFonts w:ascii="Times New Roman" w:hAnsi="Times New Roman" w:cs="Times New Roman"/>
          <w:sz w:val="24"/>
          <w:szCs w:val="24"/>
        </w:rPr>
        <w:t xml:space="preserve"> Furthermore, the processing of insurance health claims is slower when the health personnel submit </w:t>
      </w:r>
      <w:r w:rsidRPr="00856181">
        <w:rPr>
          <w:rFonts w:ascii="Times New Roman" w:hAnsi="Times New Roman" w:cs="Times New Roman"/>
          <w:sz w:val="24"/>
          <w:szCs w:val="24"/>
        </w:rPr>
        <w:lastRenderedPageBreak/>
        <w:t xml:space="preserve">the claims in a paper format. The software will </w:t>
      </w:r>
      <w:del w:id="18" w:author="Aelaf Dafla" w:date="2016-03-28T08:59:00Z">
        <w:r w:rsidRPr="00856181" w:rsidDel="007E6F8D">
          <w:rPr>
            <w:rFonts w:ascii="Times New Roman" w:hAnsi="Times New Roman" w:cs="Times New Roman"/>
            <w:sz w:val="24"/>
            <w:szCs w:val="24"/>
          </w:rPr>
          <w:delText>eradicate the old ways of storing patient</w:delText>
        </w:r>
      </w:del>
      <w:ins w:id="19" w:author="Aelaf Dafla" w:date="2016-03-28T08:59:00Z">
        <w:r w:rsidR="007E6F8D">
          <w:rPr>
            <w:rFonts w:ascii="Times New Roman" w:hAnsi="Times New Roman" w:cs="Times New Roman"/>
            <w:sz w:val="24"/>
            <w:szCs w:val="24"/>
          </w:rPr>
          <w:t>help in transitioning from paper passed record keeping to electronic record keeping</w:t>
        </w:r>
      </w:ins>
      <w:del w:id="20" w:author="Aelaf Dafla" w:date="2016-03-28T09:00:00Z">
        <w:r w:rsidRPr="00856181" w:rsidDel="007E6F8D">
          <w:rPr>
            <w:rFonts w:ascii="Times New Roman" w:hAnsi="Times New Roman" w:cs="Times New Roman"/>
            <w:sz w:val="24"/>
            <w:szCs w:val="24"/>
          </w:rPr>
          <w:delText xml:space="preserve"> information</w:delText>
        </w:r>
      </w:del>
      <w:r w:rsidRPr="00856181">
        <w:rPr>
          <w:rFonts w:ascii="Times New Roman" w:hAnsi="Times New Roman" w:cs="Times New Roman"/>
          <w:sz w:val="24"/>
          <w:szCs w:val="24"/>
        </w:rPr>
        <w:t>, generate statistical reports and help health personnel to send health insurance claims.</w:t>
      </w:r>
    </w:p>
    <w:p w14:paraId="7AFE12BB" w14:textId="77777777" w:rsidR="00223304" w:rsidRPr="00856181" w:rsidRDefault="00223304" w:rsidP="00534625">
      <w:pPr>
        <w:spacing w:line="480" w:lineRule="auto"/>
        <w:jc w:val="both"/>
        <w:rPr>
          <w:rFonts w:ascii="Times New Roman" w:hAnsi="Times New Roman" w:cs="Times New Roman"/>
          <w:sz w:val="24"/>
          <w:szCs w:val="24"/>
        </w:rPr>
      </w:pPr>
    </w:p>
    <w:p w14:paraId="20A3B77C" w14:textId="17558A57" w:rsidR="00223304" w:rsidRPr="00856181" w:rsidRDefault="00223304" w:rsidP="00505FA9">
      <w:pPr>
        <w:pStyle w:val="Heading2"/>
        <w:rPr>
          <w:rFonts w:ascii="Times New Roman" w:hAnsi="Times New Roman" w:cs="Times New Roman"/>
          <w:sz w:val="24"/>
          <w:szCs w:val="24"/>
        </w:rPr>
      </w:pPr>
      <w:bookmarkStart w:id="21" w:name="_Toc446864493"/>
      <w:r w:rsidRPr="00856181">
        <w:rPr>
          <w:rFonts w:ascii="Times New Roman" w:hAnsi="Times New Roman" w:cs="Times New Roman"/>
          <w:sz w:val="24"/>
          <w:szCs w:val="24"/>
        </w:rPr>
        <w:t>1.3</w:t>
      </w:r>
      <w:r w:rsidRPr="00856181">
        <w:rPr>
          <w:rFonts w:ascii="Times New Roman" w:hAnsi="Times New Roman" w:cs="Times New Roman"/>
          <w:sz w:val="24"/>
          <w:szCs w:val="24"/>
        </w:rPr>
        <w:tab/>
        <w:t>Motivation</w:t>
      </w:r>
      <w:bookmarkEnd w:id="21"/>
    </w:p>
    <w:p w14:paraId="43C2CEB0" w14:textId="45E620C1" w:rsidR="00223304" w:rsidRPr="00856181" w:rsidRDefault="0022330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urgent concern discovered in most hospital</w:t>
      </w:r>
      <w:r w:rsidR="00EF39B0" w:rsidRPr="00856181">
        <w:rPr>
          <w:rFonts w:ascii="Times New Roman" w:hAnsi="Times New Roman" w:cs="Times New Roman"/>
          <w:sz w:val="24"/>
          <w:szCs w:val="24"/>
        </w:rPr>
        <w:t>s</w:t>
      </w:r>
      <w:r w:rsidRPr="00856181">
        <w:rPr>
          <w:rFonts w:ascii="Times New Roman" w:hAnsi="Times New Roman" w:cs="Times New Roman"/>
          <w:sz w:val="24"/>
          <w:szCs w:val="24"/>
        </w:rPr>
        <w:t xml:space="preserve"> is the time that patients wait for their files to be found before they get to see a doctor. It </w:t>
      </w:r>
      <w:del w:id="22" w:author="Aelaf Dafla" w:date="2016-03-28T10:20:00Z">
        <w:r w:rsidRPr="00856181" w:rsidDel="00F00CF4">
          <w:rPr>
            <w:rFonts w:ascii="Times New Roman" w:hAnsi="Times New Roman" w:cs="Times New Roman"/>
            <w:sz w:val="24"/>
            <w:szCs w:val="24"/>
          </w:rPr>
          <w:delText xml:space="preserve">gets more </w:delText>
        </w:r>
        <w:r w:rsidR="00234550" w:rsidRPr="00856181" w:rsidDel="00F00CF4">
          <w:rPr>
            <w:rFonts w:ascii="Times New Roman" w:hAnsi="Times New Roman" w:cs="Times New Roman"/>
            <w:sz w:val="24"/>
            <w:szCs w:val="24"/>
          </w:rPr>
          <w:delText>tiring</w:delText>
        </w:r>
      </w:del>
      <w:ins w:id="23" w:author="Aelaf Dafla" w:date="2016-03-28T10:20:00Z">
        <w:r w:rsidR="00F00CF4">
          <w:rPr>
            <w:rFonts w:ascii="Times New Roman" w:hAnsi="Times New Roman" w:cs="Times New Roman"/>
            <w:sz w:val="24"/>
            <w:szCs w:val="24"/>
          </w:rPr>
          <w:t>takes longer</w:t>
        </w:r>
      </w:ins>
      <w:r w:rsidRPr="00856181">
        <w:rPr>
          <w:rFonts w:ascii="Times New Roman" w:hAnsi="Times New Roman" w:cs="Times New Roman"/>
          <w:sz w:val="24"/>
          <w:szCs w:val="24"/>
        </w:rPr>
        <w:t xml:space="preserve"> in cases where the patient has lost his hospital card or does not remember the last time he visited that hospital. This could be a difficult job for the nurses whom are to search for a particular file amongst thousands of other files. In certain cases, the file of a patient could not be found or if found could be badly damaged. </w:t>
      </w:r>
      <w:commentRangeStart w:id="24"/>
      <w:r w:rsidRPr="00856181">
        <w:rPr>
          <w:rFonts w:ascii="Times New Roman" w:hAnsi="Times New Roman" w:cs="Times New Roman"/>
          <w:sz w:val="24"/>
          <w:szCs w:val="24"/>
        </w:rPr>
        <w:t>The time it takes a nurse to search for a particular patient’s file could be reduced drastically when proper record keeping systems are put in place.</w:t>
      </w:r>
      <w:commentRangeEnd w:id="24"/>
      <w:r w:rsidR="00F00CF4">
        <w:rPr>
          <w:rStyle w:val="CommentReference"/>
        </w:rPr>
        <w:commentReference w:id="24"/>
      </w:r>
      <w:r w:rsidRPr="00856181">
        <w:rPr>
          <w:rFonts w:ascii="Times New Roman" w:hAnsi="Times New Roman" w:cs="Times New Roman"/>
          <w:sz w:val="24"/>
          <w:szCs w:val="24"/>
        </w:rPr>
        <w:t xml:space="preserve"> </w:t>
      </w:r>
    </w:p>
    <w:p w14:paraId="23801878" w14:textId="77777777" w:rsidR="00223304" w:rsidRPr="00856181" w:rsidRDefault="0022330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Normally when a patient goes to a hospital, after waiting minutes or even hours for his files to be found, the doctors write drug prescriptions on a piece of paper for patients to buy them from a pharmacy. </w:t>
      </w:r>
      <w:commentRangeStart w:id="25"/>
      <w:r w:rsidRPr="00856181">
        <w:rPr>
          <w:rFonts w:ascii="Times New Roman" w:hAnsi="Times New Roman" w:cs="Times New Roman"/>
          <w:sz w:val="24"/>
          <w:szCs w:val="24"/>
        </w:rPr>
        <w:t xml:space="preserve">There could be a scenario where the pharmacist mistakenly gives a patient the wrong drug or dose due to the poor visibility of the doctor’s handwriting. </w:t>
      </w:r>
      <w:commentRangeEnd w:id="25"/>
      <w:r w:rsidR="00F00CF4">
        <w:rPr>
          <w:rStyle w:val="CommentReference"/>
        </w:rPr>
        <w:commentReference w:id="25"/>
      </w:r>
      <w:r w:rsidRPr="00856181">
        <w:rPr>
          <w:rFonts w:ascii="Times New Roman" w:hAnsi="Times New Roman" w:cs="Times New Roman"/>
          <w:sz w:val="24"/>
          <w:szCs w:val="24"/>
        </w:rPr>
        <w:t>However, the software will enable doctors send prescriptions of patients to pharmacists at ease. Also the details of patients will be stored using the software in a secured database. A database will serve as the folder for keeping records of patients who visit the hospital. It will also be highly effective in searching for a patient’s health information because it is faster when searching from a database.</w:t>
      </w:r>
    </w:p>
    <w:p w14:paraId="043787F8" w14:textId="77777777" w:rsidR="00223304" w:rsidRPr="00856181" w:rsidRDefault="0022330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Moreover, the availability of the management software will help the hospital management keep proper records of important data. The management will be able to generate statistical reports </w:t>
      </w:r>
      <w:r w:rsidRPr="00856181">
        <w:rPr>
          <w:rFonts w:ascii="Times New Roman" w:hAnsi="Times New Roman" w:cs="Times New Roman"/>
          <w:sz w:val="24"/>
          <w:szCs w:val="24"/>
        </w:rPr>
        <w:lastRenderedPageBreak/>
        <w:t>(including number of patients that visited the hospital in a month, the number of malaria cases treated within a week etc.) which will in the long run help to minimize certain diseases or improve the services of the hospitals.</w:t>
      </w:r>
    </w:p>
    <w:p w14:paraId="6167D66F" w14:textId="77777777" w:rsidR="00223304" w:rsidRPr="00856181" w:rsidRDefault="00223304" w:rsidP="00534625">
      <w:pPr>
        <w:spacing w:line="480" w:lineRule="auto"/>
        <w:jc w:val="both"/>
        <w:rPr>
          <w:rFonts w:ascii="Times New Roman" w:hAnsi="Times New Roman" w:cs="Times New Roman"/>
          <w:sz w:val="24"/>
          <w:szCs w:val="24"/>
        </w:rPr>
      </w:pPr>
    </w:p>
    <w:p w14:paraId="6CE21067" w14:textId="40D3C376" w:rsidR="00052A02" w:rsidRPr="00856181" w:rsidRDefault="00505FA9" w:rsidP="00505FA9">
      <w:pPr>
        <w:pStyle w:val="Heading2"/>
        <w:rPr>
          <w:rFonts w:ascii="Times New Roman" w:hAnsi="Times New Roman" w:cs="Times New Roman"/>
          <w:sz w:val="24"/>
          <w:szCs w:val="24"/>
        </w:rPr>
      </w:pPr>
      <w:bookmarkStart w:id="26" w:name="_Toc446864494"/>
      <w:r w:rsidRPr="00856181">
        <w:rPr>
          <w:rFonts w:ascii="Times New Roman" w:hAnsi="Times New Roman" w:cs="Times New Roman"/>
          <w:sz w:val="24"/>
          <w:szCs w:val="24"/>
        </w:rPr>
        <w:t>1.4</w:t>
      </w:r>
      <w:r w:rsidRPr="00856181">
        <w:rPr>
          <w:rFonts w:ascii="Times New Roman" w:hAnsi="Times New Roman" w:cs="Times New Roman"/>
          <w:sz w:val="24"/>
          <w:szCs w:val="24"/>
        </w:rPr>
        <w:tab/>
      </w:r>
      <w:r w:rsidR="00223304" w:rsidRPr="00856181">
        <w:rPr>
          <w:rFonts w:ascii="Times New Roman" w:hAnsi="Times New Roman" w:cs="Times New Roman"/>
          <w:sz w:val="24"/>
          <w:szCs w:val="24"/>
        </w:rPr>
        <w:t>Objectives</w:t>
      </w:r>
      <w:bookmarkEnd w:id="26"/>
    </w:p>
    <w:p w14:paraId="277BD7F8" w14:textId="013E4F66" w:rsidR="00223304" w:rsidRPr="00856181" w:rsidRDefault="00F00CF4" w:rsidP="00534625">
      <w:pPr>
        <w:pStyle w:val="ListParagraph"/>
        <w:numPr>
          <w:ilvl w:val="0"/>
          <w:numId w:val="2"/>
        </w:numPr>
        <w:spacing w:line="480" w:lineRule="auto"/>
        <w:jc w:val="both"/>
        <w:rPr>
          <w:rFonts w:ascii="Times New Roman" w:hAnsi="Times New Roman" w:cs="Times New Roman"/>
          <w:sz w:val="24"/>
          <w:szCs w:val="24"/>
        </w:rPr>
      </w:pPr>
      <w:ins w:id="27" w:author="Aelaf Dafla" w:date="2016-03-28T10:24:00Z">
        <w:r>
          <w:rPr>
            <w:rFonts w:ascii="Times New Roman" w:hAnsi="Times New Roman" w:cs="Times New Roman"/>
            <w:sz w:val="24"/>
            <w:szCs w:val="24"/>
          </w:rPr>
          <w:t xml:space="preserve">Develop a software that will </w:t>
        </w:r>
      </w:ins>
      <w:del w:id="28" w:author="Aelaf Dafla" w:date="2016-03-28T10:24:00Z">
        <w:r w:rsidR="00223304" w:rsidRPr="00856181" w:rsidDel="00F00CF4">
          <w:rPr>
            <w:rFonts w:ascii="Times New Roman" w:hAnsi="Times New Roman" w:cs="Times New Roman"/>
            <w:sz w:val="24"/>
            <w:szCs w:val="24"/>
          </w:rPr>
          <w:delText xml:space="preserve">To </w:delText>
        </w:r>
      </w:del>
      <w:r w:rsidR="00223304" w:rsidRPr="00856181">
        <w:rPr>
          <w:rFonts w:ascii="Times New Roman" w:hAnsi="Times New Roman" w:cs="Times New Roman"/>
          <w:sz w:val="24"/>
          <w:szCs w:val="24"/>
        </w:rPr>
        <w:t xml:space="preserve">allow effective record keeping systems and structures for most hospitals in Ghana. </w:t>
      </w:r>
    </w:p>
    <w:p w14:paraId="55190562" w14:textId="0551F8D6" w:rsidR="00223304" w:rsidRPr="00856181" w:rsidRDefault="00F00CF4" w:rsidP="00534625">
      <w:pPr>
        <w:pStyle w:val="ListParagraph"/>
        <w:numPr>
          <w:ilvl w:val="0"/>
          <w:numId w:val="2"/>
        </w:numPr>
        <w:spacing w:line="480" w:lineRule="auto"/>
        <w:jc w:val="both"/>
        <w:rPr>
          <w:rFonts w:ascii="Times New Roman" w:hAnsi="Times New Roman" w:cs="Times New Roman"/>
          <w:sz w:val="24"/>
          <w:szCs w:val="24"/>
        </w:rPr>
      </w:pPr>
      <w:ins w:id="29" w:author="Aelaf Dafla" w:date="2016-03-28T10:24:00Z">
        <w:r>
          <w:rPr>
            <w:rFonts w:ascii="Times New Roman" w:hAnsi="Times New Roman" w:cs="Times New Roman"/>
            <w:sz w:val="24"/>
            <w:szCs w:val="24"/>
          </w:rPr>
          <w:t xml:space="preserve">Develop a software that will allow </w:t>
        </w:r>
      </w:ins>
      <w:del w:id="30" w:author="Aelaf Dafla" w:date="2016-03-28T10:24:00Z">
        <w:r w:rsidR="00223304" w:rsidRPr="00856181" w:rsidDel="00F00CF4">
          <w:rPr>
            <w:rFonts w:ascii="Times New Roman" w:hAnsi="Times New Roman" w:cs="Times New Roman"/>
            <w:sz w:val="24"/>
            <w:szCs w:val="24"/>
          </w:rPr>
          <w:delText xml:space="preserve">To </w:delText>
        </w:r>
      </w:del>
      <w:r w:rsidR="00223304" w:rsidRPr="00856181">
        <w:rPr>
          <w:rFonts w:ascii="Times New Roman" w:hAnsi="Times New Roman" w:cs="Times New Roman"/>
          <w:sz w:val="24"/>
          <w:szCs w:val="24"/>
        </w:rPr>
        <w:t xml:space="preserve">establish a better connection between hospitals and pharmacies in Ghana to provide patients with the best of services. </w:t>
      </w:r>
    </w:p>
    <w:p w14:paraId="3BF05499" w14:textId="34C3D7F9" w:rsidR="00223304" w:rsidRPr="00856181" w:rsidRDefault="00F00CF4" w:rsidP="00534625">
      <w:pPr>
        <w:pStyle w:val="ListParagraph"/>
        <w:numPr>
          <w:ilvl w:val="0"/>
          <w:numId w:val="2"/>
        </w:numPr>
        <w:spacing w:line="480" w:lineRule="auto"/>
        <w:jc w:val="both"/>
        <w:rPr>
          <w:rFonts w:ascii="Times New Roman" w:hAnsi="Times New Roman" w:cs="Times New Roman"/>
          <w:sz w:val="24"/>
          <w:szCs w:val="24"/>
        </w:rPr>
      </w:pPr>
      <w:ins w:id="31" w:author="Aelaf Dafla" w:date="2016-03-28T10:24:00Z">
        <w:r>
          <w:rPr>
            <w:rFonts w:ascii="Times New Roman" w:hAnsi="Times New Roman" w:cs="Times New Roman"/>
            <w:sz w:val="24"/>
            <w:szCs w:val="24"/>
          </w:rPr>
          <w:t xml:space="preserve">Develop a software </w:t>
        </w:r>
      </w:ins>
      <w:r w:rsidR="00223304" w:rsidRPr="00856181">
        <w:rPr>
          <w:rFonts w:ascii="Times New Roman" w:hAnsi="Times New Roman" w:cs="Times New Roman"/>
          <w:sz w:val="24"/>
          <w:szCs w:val="24"/>
        </w:rPr>
        <w:t>To provide statistical report for hospital management to effectively manage the daily activities in hospitals</w:t>
      </w:r>
    </w:p>
    <w:p w14:paraId="0DEA3CD0" w14:textId="5D1F77C6" w:rsidR="00223304" w:rsidRPr="00856181" w:rsidRDefault="00F00CF4" w:rsidP="00534625">
      <w:pPr>
        <w:pStyle w:val="ListParagraph"/>
        <w:numPr>
          <w:ilvl w:val="0"/>
          <w:numId w:val="2"/>
        </w:numPr>
        <w:spacing w:line="480" w:lineRule="auto"/>
        <w:jc w:val="both"/>
        <w:rPr>
          <w:rFonts w:ascii="Times New Roman" w:hAnsi="Times New Roman" w:cs="Times New Roman"/>
          <w:sz w:val="24"/>
          <w:szCs w:val="24"/>
        </w:rPr>
      </w:pPr>
      <w:ins w:id="32" w:author="Aelaf Dafla" w:date="2016-03-28T10:25:00Z">
        <w:r>
          <w:rPr>
            <w:rFonts w:ascii="Times New Roman" w:hAnsi="Times New Roman" w:cs="Times New Roman"/>
            <w:sz w:val="24"/>
            <w:szCs w:val="24"/>
          </w:rPr>
          <w:t xml:space="preserve">Develop a software </w:t>
        </w:r>
      </w:ins>
      <w:proofErr w:type="gramStart"/>
      <w:r w:rsidR="00223304" w:rsidRPr="00856181">
        <w:rPr>
          <w:rFonts w:ascii="Times New Roman" w:hAnsi="Times New Roman" w:cs="Times New Roman"/>
          <w:sz w:val="24"/>
          <w:szCs w:val="24"/>
        </w:rPr>
        <w:t>To</w:t>
      </w:r>
      <w:proofErr w:type="gramEnd"/>
      <w:r w:rsidR="00223304" w:rsidRPr="00856181">
        <w:rPr>
          <w:rFonts w:ascii="Times New Roman" w:hAnsi="Times New Roman" w:cs="Times New Roman"/>
          <w:sz w:val="24"/>
          <w:szCs w:val="24"/>
        </w:rPr>
        <w:t xml:space="preserve"> allow health personnel submit an electronic health insurance claim with ease.</w:t>
      </w:r>
    </w:p>
    <w:p w14:paraId="6E2BB91F" w14:textId="1B42BC47" w:rsidR="00223304" w:rsidRPr="00856181" w:rsidRDefault="00F00CF4" w:rsidP="00534625">
      <w:pPr>
        <w:pStyle w:val="ListParagraph"/>
        <w:numPr>
          <w:ilvl w:val="0"/>
          <w:numId w:val="2"/>
        </w:numPr>
        <w:spacing w:line="480" w:lineRule="auto"/>
        <w:jc w:val="both"/>
        <w:rPr>
          <w:rFonts w:ascii="Times New Roman" w:hAnsi="Times New Roman" w:cs="Times New Roman"/>
          <w:sz w:val="24"/>
          <w:szCs w:val="24"/>
        </w:rPr>
      </w:pPr>
      <w:ins w:id="33" w:author="Aelaf Dafla" w:date="2016-03-28T10:25:00Z">
        <w:r>
          <w:rPr>
            <w:rFonts w:ascii="Times New Roman" w:hAnsi="Times New Roman" w:cs="Times New Roman"/>
            <w:sz w:val="24"/>
            <w:szCs w:val="24"/>
          </w:rPr>
          <w:t xml:space="preserve">Develop a </w:t>
        </w:r>
      </w:ins>
      <w:proofErr w:type="gramStart"/>
      <w:r w:rsidR="00223304" w:rsidRPr="00856181">
        <w:rPr>
          <w:rFonts w:ascii="Times New Roman" w:hAnsi="Times New Roman" w:cs="Times New Roman"/>
          <w:sz w:val="24"/>
          <w:szCs w:val="24"/>
        </w:rPr>
        <w:t>To</w:t>
      </w:r>
      <w:proofErr w:type="gramEnd"/>
      <w:r w:rsidR="00223304" w:rsidRPr="00856181">
        <w:rPr>
          <w:rFonts w:ascii="Times New Roman" w:hAnsi="Times New Roman" w:cs="Times New Roman"/>
          <w:sz w:val="24"/>
          <w:szCs w:val="24"/>
        </w:rPr>
        <w:t xml:space="preserve"> reduce the time it takes a nurse to search for a patient’s file or update the details of a patient.</w:t>
      </w:r>
    </w:p>
    <w:p w14:paraId="1E69D7FE" w14:textId="77777777" w:rsidR="00223304" w:rsidRPr="00856181" w:rsidRDefault="00223304" w:rsidP="00534625">
      <w:pPr>
        <w:spacing w:line="480" w:lineRule="auto"/>
        <w:jc w:val="both"/>
        <w:rPr>
          <w:rFonts w:ascii="Times New Roman" w:hAnsi="Times New Roman" w:cs="Times New Roman"/>
          <w:sz w:val="24"/>
          <w:szCs w:val="24"/>
        </w:rPr>
      </w:pPr>
    </w:p>
    <w:p w14:paraId="77F608A7" w14:textId="240A0311" w:rsidR="00223304" w:rsidRPr="00856181" w:rsidRDefault="00505FA9" w:rsidP="00505FA9">
      <w:pPr>
        <w:pStyle w:val="Heading2"/>
        <w:numPr>
          <w:ilvl w:val="1"/>
          <w:numId w:val="15"/>
        </w:numPr>
        <w:rPr>
          <w:rFonts w:ascii="Times New Roman" w:hAnsi="Times New Roman" w:cs="Times New Roman"/>
          <w:sz w:val="24"/>
          <w:szCs w:val="24"/>
        </w:rPr>
      </w:pPr>
      <w:r w:rsidRPr="00856181">
        <w:rPr>
          <w:rFonts w:ascii="Times New Roman" w:hAnsi="Times New Roman" w:cs="Times New Roman"/>
          <w:sz w:val="24"/>
          <w:szCs w:val="24"/>
        </w:rPr>
        <w:t xml:space="preserve">    </w:t>
      </w:r>
      <w:bookmarkStart w:id="34" w:name="_Toc446864495"/>
      <w:r w:rsidR="00223304" w:rsidRPr="00856181">
        <w:rPr>
          <w:rFonts w:ascii="Times New Roman" w:hAnsi="Times New Roman" w:cs="Times New Roman"/>
          <w:sz w:val="24"/>
          <w:szCs w:val="24"/>
        </w:rPr>
        <w:t>Research</w:t>
      </w:r>
      <w:bookmarkEnd w:id="34"/>
    </w:p>
    <w:p w14:paraId="34B6F504" w14:textId="7B6EEFDC" w:rsidR="00223304" w:rsidRPr="00856181" w:rsidRDefault="00223304" w:rsidP="00534625">
      <w:pPr>
        <w:spacing w:line="480" w:lineRule="auto"/>
        <w:jc w:val="both"/>
        <w:rPr>
          <w:rFonts w:ascii="Times New Roman" w:hAnsi="Times New Roman" w:cs="Times New Roman"/>
          <w:sz w:val="24"/>
          <w:szCs w:val="24"/>
        </w:rPr>
      </w:pPr>
      <w:commentRangeStart w:id="35"/>
      <w:r w:rsidRPr="00856181">
        <w:rPr>
          <w:rFonts w:ascii="Times New Roman" w:hAnsi="Times New Roman" w:cs="Times New Roman"/>
          <w:sz w:val="24"/>
          <w:szCs w:val="24"/>
        </w:rPr>
        <w:t xml:space="preserve">A research </w:t>
      </w:r>
      <w:ins w:id="36" w:author="Aelaf Dafla" w:date="2016-03-28T10:29:00Z">
        <w:r w:rsidR="00F00CF4">
          <w:rPr>
            <w:rFonts w:ascii="Times New Roman" w:hAnsi="Times New Roman" w:cs="Times New Roman"/>
            <w:sz w:val="24"/>
            <w:szCs w:val="24"/>
          </w:rPr>
          <w:t>by ….</w:t>
        </w:r>
      </w:ins>
      <w:r w:rsidRPr="00856181">
        <w:rPr>
          <w:rFonts w:ascii="Times New Roman" w:hAnsi="Times New Roman" w:cs="Times New Roman"/>
          <w:sz w:val="24"/>
          <w:szCs w:val="24"/>
        </w:rPr>
        <w:t>conducted showed that most hospitals in Ghana encounter the problem of bad record keeping of patients’ information</w:t>
      </w:r>
      <w:commentRangeEnd w:id="35"/>
      <w:r w:rsidR="00F00CF4">
        <w:rPr>
          <w:rStyle w:val="CommentReference"/>
        </w:rPr>
        <w:commentReference w:id="35"/>
      </w:r>
      <w:r w:rsidRPr="00856181">
        <w:rPr>
          <w:rFonts w:ascii="Times New Roman" w:hAnsi="Times New Roman" w:cs="Times New Roman"/>
          <w:sz w:val="24"/>
          <w:szCs w:val="24"/>
        </w:rPr>
        <w:t xml:space="preserve">. Through the research, several applications were discovered which were purposely developed to tackle these persisting challenges. The few hospitals that used software in managing patient information were mostly open-sourced software. </w:t>
      </w:r>
      <w:r w:rsidRPr="00856181">
        <w:rPr>
          <w:rFonts w:ascii="Times New Roman" w:hAnsi="Times New Roman" w:cs="Times New Roman"/>
          <w:sz w:val="24"/>
          <w:szCs w:val="24"/>
        </w:rPr>
        <w:lastRenderedPageBreak/>
        <w:t xml:space="preserve">Some of these software was developed by foreign developers hence does not meet the demand of the hospitals in Ghana </w:t>
      </w:r>
      <w:sdt>
        <w:sdtPr>
          <w:rPr>
            <w:rFonts w:ascii="Times New Roman" w:hAnsi="Times New Roman" w:cs="Times New Roman"/>
            <w:sz w:val="24"/>
            <w:szCs w:val="24"/>
          </w:rPr>
          <w:id w:val="-289360251"/>
          <w:citation/>
        </w:sdtPr>
        <w:sdtEndPr/>
        <w:sdtContent>
          <w:r w:rsidRPr="00856181">
            <w:rPr>
              <w:rFonts w:ascii="Times New Roman" w:hAnsi="Times New Roman" w:cs="Times New Roman"/>
              <w:sz w:val="24"/>
              <w:szCs w:val="24"/>
            </w:rPr>
            <w:fldChar w:fldCharType="begin"/>
          </w:r>
          <w:r w:rsidRPr="00856181">
            <w:rPr>
              <w:rFonts w:ascii="Times New Roman" w:hAnsi="Times New Roman" w:cs="Times New Roman"/>
              <w:sz w:val="24"/>
              <w:szCs w:val="24"/>
            </w:rPr>
            <w:instrText xml:space="preserve"> CITATION Joh09 \l 1033 </w:instrText>
          </w:r>
          <w:r w:rsidRPr="00856181">
            <w:rPr>
              <w:rFonts w:ascii="Times New Roman" w:hAnsi="Times New Roman" w:cs="Times New Roman"/>
              <w:sz w:val="24"/>
              <w:szCs w:val="24"/>
            </w:rPr>
            <w:fldChar w:fldCharType="separate"/>
          </w:r>
          <w:r w:rsidR="005F0938" w:rsidRPr="00856181">
            <w:rPr>
              <w:rFonts w:ascii="Times New Roman" w:hAnsi="Times New Roman" w:cs="Times New Roman"/>
              <w:noProof/>
              <w:sz w:val="24"/>
              <w:szCs w:val="24"/>
            </w:rPr>
            <w:t>(Poikonen, 2009)</w:t>
          </w:r>
          <w:r w:rsidRPr="00856181">
            <w:rPr>
              <w:rFonts w:ascii="Times New Roman" w:hAnsi="Times New Roman" w:cs="Times New Roman"/>
              <w:sz w:val="24"/>
              <w:szCs w:val="24"/>
            </w:rPr>
            <w:fldChar w:fldCharType="end"/>
          </w:r>
        </w:sdtContent>
      </w:sdt>
      <w:r w:rsidRPr="00856181">
        <w:rPr>
          <w:rFonts w:ascii="Times New Roman" w:hAnsi="Times New Roman" w:cs="Times New Roman"/>
          <w:sz w:val="24"/>
          <w:szCs w:val="24"/>
        </w:rPr>
        <w:t>.</w:t>
      </w:r>
    </w:p>
    <w:p w14:paraId="69E26827" w14:textId="77777777" w:rsidR="00223304" w:rsidRPr="00856181" w:rsidRDefault="0022330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Some of the existing software found had difficult user interface that made users confused as to what to do next. The installation process of some of the software was hectic because it demanded other requirement before it can be up and running. Also, the computers in some of the hospitals were not powerful enough to support some of the software because few demanded more memory to be able to work efficiently.</w:t>
      </w:r>
    </w:p>
    <w:p w14:paraId="2DC287DF" w14:textId="77777777" w:rsidR="00223304" w:rsidRPr="00856181" w:rsidRDefault="0022330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 After the research, it was concluded that most of the applications were developed without considering the platform or computer it will be operated on or the users of the software. The results and observations derived of the research prove the necessity of this project.</w:t>
      </w:r>
    </w:p>
    <w:p w14:paraId="1C44B33B" w14:textId="77777777" w:rsidR="000D312C" w:rsidRPr="00856181" w:rsidRDefault="000D312C" w:rsidP="00534625">
      <w:pPr>
        <w:spacing w:line="480" w:lineRule="auto"/>
        <w:jc w:val="both"/>
        <w:rPr>
          <w:rFonts w:ascii="Times New Roman" w:hAnsi="Times New Roman" w:cs="Times New Roman"/>
          <w:sz w:val="24"/>
          <w:szCs w:val="24"/>
        </w:rPr>
      </w:pPr>
    </w:p>
    <w:p w14:paraId="762D5BD2" w14:textId="5E0F035A" w:rsidR="00EF46FF" w:rsidRPr="00856181" w:rsidRDefault="00A16012" w:rsidP="000C2CB7">
      <w:pPr>
        <w:pStyle w:val="Heading1"/>
        <w:rPr>
          <w:rFonts w:ascii="Times New Roman" w:hAnsi="Times New Roman" w:cs="Times New Roman"/>
          <w:sz w:val="24"/>
          <w:szCs w:val="24"/>
        </w:rPr>
      </w:pPr>
      <w:bookmarkStart w:id="37" w:name="_Toc446864496"/>
      <w:r w:rsidRPr="00856181">
        <w:rPr>
          <w:rFonts w:ascii="Times New Roman" w:hAnsi="Times New Roman" w:cs="Times New Roman"/>
          <w:sz w:val="24"/>
          <w:szCs w:val="24"/>
        </w:rPr>
        <w:t>Chapter 2: Requirement Engineering</w:t>
      </w:r>
      <w:bookmarkEnd w:id="37"/>
    </w:p>
    <w:p w14:paraId="083BC08C" w14:textId="0C0195DB" w:rsidR="00B7411F" w:rsidRPr="00856181" w:rsidRDefault="004A7D04" w:rsidP="00534625">
      <w:pPr>
        <w:widowControl w:val="0"/>
        <w:autoSpaceDE w:val="0"/>
        <w:autoSpaceDN w:val="0"/>
        <w:adjustRightInd w:val="0"/>
        <w:spacing w:after="0" w:line="480" w:lineRule="auto"/>
        <w:jc w:val="both"/>
        <w:rPr>
          <w:rFonts w:ascii="Times New Roman" w:hAnsi="Times New Roman" w:cs="Times New Roman"/>
          <w:color w:val="231F20"/>
          <w:sz w:val="24"/>
          <w:szCs w:val="24"/>
        </w:rPr>
      </w:pPr>
      <w:r w:rsidRPr="00856181">
        <w:rPr>
          <w:rFonts w:ascii="Times New Roman" w:hAnsi="Times New Roman" w:cs="Times New Roman"/>
          <w:color w:val="231F20"/>
          <w:sz w:val="24"/>
          <w:szCs w:val="24"/>
        </w:rPr>
        <w:t xml:space="preserve">This chapter describes what the system is set out to do and the constrains on its implementation and operation. </w:t>
      </w:r>
      <w:r w:rsidR="002B3EE6" w:rsidRPr="00856181">
        <w:rPr>
          <w:rFonts w:ascii="Times New Roman" w:hAnsi="Times New Roman" w:cs="Times New Roman"/>
          <w:color w:val="231F20"/>
          <w:sz w:val="24"/>
          <w:szCs w:val="24"/>
        </w:rPr>
        <w:t>Thus explaining the</w:t>
      </w:r>
      <w:r w:rsidR="00C17315" w:rsidRPr="00856181">
        <w:rPr>
          <w:rFonts w:ascii="Times New Roman" w:hAnsi="Times New Roman" w:cs="Times New Roman"/>
          <w:color w:val="231F20"/>
          <w:sz w:val="24"/>
          <w:szCs w:val="24"/>
        </w:rPr>
        <w:t xml:space="preserve"> </w:t>
      </w:r>
      <w:r w:rsidR="002B3EE6" w:rsidRPr="00856181">
        <w:rPr>
          <w:rFonts w:ascii="Times New Roman" w:hAnsi="Times New Roman" w:cs="Times New Roman"/>
          <w:color w:val="231F20"/>
          <w:sz w:val="24"/>
          <w:szCs w:val="24"/>
        </w:rPr>
        <w:t>user and system</w:t>
      </w:r>
      <w:r w:rsidR="00C17315" w:rsidRPr="00856181">
        <w:rPr>
          <w:rFonts w:ascii="Times New Roman" w:hAnsi="Times New Roman" w:cs="Times New Roman"/>
          <w:color w:val="231F20"/>
          <w:sz w:val="24"/>
          <w:szCs w:val="24"/>
        </w:rPr>
        <w:t xml:space="preserve"> </w:t>
      </w:r>
      <w:r w:rsidR="002B3EE6" w:rsidRPr="00856181">
        <w:rPr>
          <w:rFonts w:ascii="Times New Roman" w:hAnsi="Times New Roman" w:cs="Times New Roman"/>
          <w:color w:val="231F20"/>
          <w:sz w:val="24"/>
          <w:szCs w:val="24"/>
        </w:rPr>
        <w:t>functional requirement as well as the systems non-functional requirement.</w:t>
      </w:r>
      <w:r w:rsidR="00B26D32" w:rsidRPr="00856181">
        <w:rPr>
          <w:rFonts w:ascii="Times New Roman" w:hAnsi="Times New Roman" w:cs="Times New Roman"/>
          <w:sz w:val="24"/>
          <w:szCs w:val="24"/>
        </w:rPr>
        <w:t xml:space="preserve"> </w:t>
      </w:r>
    </w:p>
    <w:p w14:paraId="0CE132DC" w14:textId="77777777" w:rsidR="00DE3017" w:rsidRPr="00856181" w:rsidRDefault="00DE3017" w:rsidP="00534625">
      <w:pPr>
        <w:spacing w:line="480" w:lineRule="auto"/>
        <w:jc w:val="both"/>
        <w:rPr>
          <w:rFonts w:ascii="Times New Roman" w:hAnsi="Times New Roman" w:cs="Times New Roman"/>
          <w:sz w:val="24"/>
          <w:szCs w:val="24"/>
        </w:rPr>
      </w:pPr>
    </w:p>
    <w:p w14:paraId="6B2E85F6" w14:textId="73CFACB2" w:rsidR="000B0FE8" w:rsidRPr="00856181" w:rsidRDefault="00B62133" w:rsidP="000C2CB7">
      <w:pPr>
        <w:pStyle w:val="Heading2"/>
        <w:rPr>
          <w:rFonts w:ascii="Times New Roman" w:hAnsi="Times New Roman" w:cs="Times New Roman"/>
          <w:sz w:val="24"/>
          <w:szCs w:val="24"/>
        </w:rPr>
      </w:pPr>
      <w:bookmarkStart w:id="38" w:name="_Toc446864497"/>
      <w:r w:rsidRPr="00856181">
        <w:rPr>
          <w:rFonts w:ascii="Times New Roman" w:hAnsi="Times New Roman" w:cs="Times New Roman"/>
          <w:sz w:val="24"/>
          <w:szCs w:val="24"/>
        </w:rPr>
        <w:t>2.1 Functional</w:t>
      </w:r>
      <w:r w:rsidR="00B06823" w:rsidRPr="00856181">
        <w:rPr>
          <w:rFonts w:ascii="Times New Roman" w:hAnsi="Times New Roman" w:cs="Times New Roman"/>
          <w:sz w:val="24"/>
          <w:szCs w:val="24"/>
        </w:rPr>
        <w:t xml:space="preserve"> Requirement</w:t>
      </w:r>
      <w:bookmarkEnd w:id="38"/>
    </w:p>
    <w:p w14:paraId="2010491E" w14:textId="6607305D" w:rsidR="001E1B72" w:rsidRPr="00856181" w:rsidRDefault="0061062D"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functional requirement of the Health Management System describes what the users of the system can do. Thus the tasks each user of the sy</w:t>
      </w:r>
      <w:r w:rsidR="002B3962" w:rsidRPr="00856181">
        <w:rPr>
          <w:rFonts w:ascii="Times New Roman" w:hAnsi="Times New Roman" w:cs="Times New Roman"/>
          <w:sz w:val="24"/>
          <w:szCs w:val="24"/>
        </w:rPr>
        <w:t>stem can perform and their constraints to those tasks.</w:t>
      </w:r>
    </w:p>
    <w:p w14:paraId="7945E921" w14:textId="77777777" w:rsidR="007E7411" w:rsidRPr="00856181" w:rsidRDefault="007E7411" w:rsidP="00534625">
      <w:pPr>
        <w:spacing w:line="480" w:lineRule="auto"/>
        <w:jc w:val="both"/>
        <w:rPr>
          <w:rFonts w:ascii="Times New Roman" w:hAnsi="Times New Roman" w:cs="Times New Roman"/>
          <w:sz w:val="24"/>
          <w:szCs w:val="24"/>
        </w:rPr>
      </w:pPr>
    </w:p>
    <w:p w14:paraId="55C188B5" w14:textId="62C18A68" w:rsidR="004232A8" w:rsidRPr="00856181" w:rsidRDefault="00B06823" w:rsidP="000C2CB7">
      <w:pPr>
        <w:pStyle w:val="Heading3"/>
        <w:rPr>
          <w:rFonts w:ascii="Times New Roman" w:hAnsi="Times New Roman" w:cs="Times New Roman"/>
          <w:sz w:val="24"/>
          <w:szCs w:val="24"/>
        </w:rPr>
      </w:pPr>
      <w:bookmarkStart w:id="39" w:name="_Toc446864498"/>
      <w:r w:rsidRPr="00856181">
        <w:rPr>
          <w:rFonts w:ascii="Times New Roman" w:hAnsi="Times New Roman" w:cs="Times New Roman"/>
          <w:sz w:val="24"/>
          <w:szCs w:val="24"/>
        </w:rPr>
        <w:lastRenderedPageBreak/>
        <w:t>2.1.1 System Administrator</w:t>
      </w:r>
      <w:bookmarkEnd w:id="39"/>
    </w:p>
    <w:p w14:paraId="28C8C5C8" w14:textId="6E268993" w:rsidR="007424F6" w:rsidRPr="00856181" w:rsidRDefault="002D49E0"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w:t>
      </w:r>
      <w:r w:rsidR="00CB6868" w:rsidRPr="00856181">
        <w:rPr>
          <w:rFonts w:ascii="Times New Roman" w:hAnsi="Times New Roman" w:cs="Times New Roman"/>
          <w:sz w:val="24"/>
          <w:szCs w:val="24"/>
        </w:rPr>
        <w:t xml:space="preserve">he system administrator of the Health Management System has the rights that the other users of the system do not have. </w:t>
      </w:r>
      <w:r w:rsidR="00DB515C" w:rsidRPr="00856181">
        <w:rPr>
          <w:rFonts w:ascii="Times New Roman" w:hAnsi="Times New Roman" w:cs="Times New Roman"/>
          <w:sz w:val="24"/>
          <w:szCs w:val="24"/>
        </w:rPr>
        <w:t>But the system administrator can not perform all the functions of the system.</w:t>
      </w:r>
      <w:r w:rsidR="000A57C4" w:rsidRPr="00856181">
        <w:rPr>
          <w:rFonts w:ascii="Times New Roman" w:hAnsi="Times New Roman" w:cs="Times New Roman"/>
          <w:sz w:val="24"/>
          <w:szCs w:val="24"/>
        </w:rPr>
        <w:t xml:space="preserve"> </w:t>
      </w:r>
      <w:r w:rsidR="00D1536D" w:rsidRPr="00856181">
        <w:rPr>
          <w:rFonts w:ascii="Times New Roman" w:hAnsi="Times New Roman" w:cs="Times New Roman"/>
          <w:sz w:val="24"/>
          <w:szCs w:val="24"/>
        </w:rPr>
        <w:t>The administrator also has certain constraints.</w:t>
      </w:r>
      <w:r w:rsidR="00CE3971" w:rsidRPr="00856181">
        <w:rPr>
          <w:rFonts w:ascii="Times New Roman" w:hAnsi="Times New Roman" w:cs="Times New Roman"/>
          <w:sz w:val="24"/>
          <w:szCs w:val="24"/>
        </w:rPr>
        <w:t xml:space="preserve"> Listed below are the tasks the system administrator can perform in the system</w:t>
      </w:r>
      <w:r w:rsidR="007424F6" w:rsidRPr="00856181">
        <w:rPr>
          <w:rFonts w:ascii="Times New Roman" w:hAnsi="Times New Roman" w:cs="Times New Roman"/>
          <w:sz w:val="24"/>
          <w:szCs w:val="24"/>
        </w:rPr>
        <w:t>.</w:t>
      </w:r>
    </w:p>
    <w:p w14:paraId="5778AF3B" w14:textId="3D2EBF53" w:rsidR="000D15D4" w:rsidRPr="00856181" w:rsidRDefault="001E686B" w:rsidP="00534625">
      <w:pPr>
        <w:pStyle w:val="ListParagraph"/>
        <w:numPr>
          <w:ilvl w:val="0"/>
          <w:numId w:val="3"/>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Doctors</w:t>
      </w:r>
      <w:r w:rsidRPr="00856181">
        <w:rPr>
          <w:rFonts w:ascii="Times New Roman" w:hAnsi="Times New Roman" w:cs="Times New Roman"/>
          <w:sz w:val="24"/>
          <w:szCs w:val="24"/>
        </w:rPr>
        <w:t>: The administrator of the Health Management System will</w:t>
      </w:r>
      <w:r w:rsidR="003D01D0" w:rsidRPr="00856181">
        <w:rPr>
          <w:rFonts w:ascii="Times New Roman" w:hAnsi="Times New Roman" w:cs="Times New Roman"/>
          <w:sz w:val="24"/>
          <w:szCs w:val="24"/>
        </w:rPr>
        <w:t xml:space="preserve"> </w:t>
      </w:r>
      <w:r w:rsidR="004E42C9" w:rsidRPr="00856181">
        <w:rPr>
          <w:rFonts w:ascii="Times New Roman" w:hAnsi="Times New Roman" w:cs="Times New Roman"/>
          <w:sz w:val="24"/>
          <w:szCs w:val="24"/>
        </w:rPr>
        <w:t>have access to the registration of a new doctor in the hospital. The administrator will also be able to view details, edit and search for registered doctors on the HMS.</w:t>
      </w:r>
      <w:r w:rsidR="000E35EC" w:rsidRPr="00856181">
        <w:rPr>
          <w:rFonts w:ascii="Times New Roman" w:hAnsi="Times New Roman" w:cs="Times New Roman"/>
          <w:sz w:val="24"/>
          <w:szCs w:val="24"/>
        </w:rPr>
        <w:t xml:space="preserve"> </w:t>
      </w:r>
      <w:r w:rsidR="00A813BB" w:rsidRPr="00856181">
        <w:rPr>
          <w:rFonts w:ascii="Times New Roman" w:hAnsi="Times New Roman" w:cs="Times New Roman"/>
          <w:sz w:val="24"/>
          <w:szCs w:val="24"/>
        </w:rPr>
        <w:t>The administrator can also grant or deny a doctor’s access to the system.</w:t>
      </w:r>
    </w:p>
    <w:p w14:paraId="4B048E45" w14:textId="0AD66035" w:rsidR="00820476" w:rsidRPr="00856181" w:rsidRDefault="00820476" w:rsidP="00534625">
      <w:pPr>
        <w:pStyle w:val="ListParagraph"/>
        <w:numPr>
          <w:ilvl w:val="0"/>
          <w:numId w:val="3"/>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Nurses</w:t>
      </w:r>
      <w:r w:rsidRPr="00856181">
        <w:rPr>
          <w:rFonts w:ascii="Times New Roman" w:hAnsi="Times New Roman" w:cs="Times New Roman"/>
          <w:sz w:val="24"/>
          <w:szCs w:val="24"/>
        </w:rPr>
        <w:t>:</w:t>
      </w:r>
      <w:r w:rsidR="00281990" w:rsidRPr="00856181">
        <w:rPr>
          <w:rFonts w:ascii="Times New Roman" w:hAnsi="Times New Roman" w:cs="Times New Roman"/>
          <w:sz w:val="24"/>
          <w:szCs w:val="24"/>
        </w:rPr>
        <w:t xml:space="preserve"> </w:t>
      </w:r>
      <w:r w:rsidR="009F138D" w:rsidRPr="00856181">
        <w:rPr>
          <w:rFonts w:ascii="Times New Roman" w:hAnsi="Times New Roman" w:cs="Times New Roman"/>
          <w:sz w:val="24"/>
          <w:szCs w:val="24"/>
        </w:rPr>
        <w:t xml:space="preserve">The administrator can also add new nurses, update their details and search for a particular nurse in the </w:t>
      </w:r>
      <w:r w:rsidR="00B136DF" w:rsidRPr="00856181">
        <w:rPr>
          <w:rFonts w:ascii="Times New Roman" w:hAnsi="Times New Roman" w:cs="Times New Roman"/>
          <w:sz w:val="24"/>
          <w:szCs w:val="24"/>
        </w:rPr>
        <w:t>system.</w:t>
      </w:r>
      <w:r w:rsidR="00A813BB" w:rsidRPr="00856181">
        <w:rPr>
          <w:rFonts w:ascii="Times New Roman" w:hAnsi="Times New Roman" w:cs="Times New Roman"/>
          <w:sz w:val="24"/>
          <w:szCs w:val="24"/>
        </w:rPr>
        <w:t xml:space="preserve"> The administrator can also grant or invoke a doctor’s access to the system.</w:t>
      </w:r>
      <w:r w:rsidR="00A1062A" w:rsidRPr="00856181">
        <w:rPr>
          <w:rFonts w:ascii="Times New Roman" w:hAnsi="Times New Roman" w:cs="Times New Roman"/>
          <w:sz w:val="24"/>
          <w:szCs w:val="24"/>
        </w:rPr>
        <w:t xml:space="preserve"> The administrator can also grant or deny a nurse’s access to the system.</w:t>
      </w:r>
    </w:p>
    <w:p w14:paraId="08D2C436" w14:textId="5F2726C6" w:rsidR="00820476" w:rsidRPr="00856181" w:rsidRDefault="00820476" w:rsidP="00534625">
      <w:pPr>
        <w:pStyle w:val="ListParagraph"/>
        <w:numPr>
          <w:ilvl w:val="0"/>
          <w:numId w:val="3"/>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Lab</w:t>
      </w:r>
      <w:r w:rsidR="00A1062A" w:rsidRPr="00856181">
        <w:rPr>
          <w:rFonts w:ascii="Times New Roman" w:hAnsi="Times New Roman" w:cs="Times New Roman"/>
          <w:b/>
          <w:sz w:val="24"/>
          <w:szCs w:val="24"/>
        </w:rPr>
        <w:t>oratory</w:t>
      </w:r>
      <w:r w:rsidRPr="00856181">
        <w:rPr>
          <w:rFonts w:ascii="Times New Roman" w:hAnsi="Times New Roman" w:cs="Times New Roman"/>
          <w:b/>
          <w:sz w:val="24"/>
          <w:szCs w:val="24"/>
        </w:rPr>
        <w:t xml:space="preserve"> Technicians</w:t>
      </w:r>
      <w:r w:rsidRPr="00856181">
        <w:rPr>
          <w:rFonts w:ascii="Times New Roman" w:hAnsi="Times New Roman" w:cs="Times New Roman"/>
          <w:sz w:val="24"/>
          <w:szCs w:val="24"/>
        </w:rPr>
        <w:t>:</w:t>
      </w:r>
      <w:r w:rsidR="0096016D" w:rsidRPr="00856181">
        <w:rPr>
          <w:rFonts w:ascii="Times New Roman" w:hAnsi="Times New Roman" w:cs="Times New Roman"/>
          <w:sz w:val="24"/>
          <w:szCs w:val="24"/>
        </w:rPr>
        <w:t xml:space="preserve"> </w:t>
      </w:r>
      <w:r w:rsidR="00397CD4" w:rsidRPr="00856181">
        <w:rPr>
          <w:rFonts w:ascii="Times New Roman" w:hAnsi="Times New Roman" w:cs="Times New Roman"/>
          <w:sz w:val="24"/>
          <w:szCs w:val="24"/>
        </w:rPr>
        <w:t xml:space="preserve">Adding of laboratory </w:t>
      </w:r>
      <w:r w:rsidR="0074615E" w:rsidRPr="00856181">
        <w:rPr>
          <w:rFonts w:ascii="Times New Roman" w:hAnsi="Times New Roman" w:cs="Times New Roman"/>
          <w:sz w:val="24"/>
          <w:szCs w:val="24"/>
        </w:rPr>
        <w:t>technicians to the system</w:t>
      </w:r>
      <w:r w:rsidR="00397CD4" w:rsidRPr="00856181">
        <w:rPr>
          <w:rFonts w:ascii="Times New Roman" w:hAnsi="Times New Roman" w:cs="Times New Roman"/>
          <w:sz w:val="24"/>
          <w:szCs w:val="24"/>
        </w:rPr>
        <w:t xml:space="preserve"> can also be accomplished by the system administrator.</w:t>
      </w:r>
      <w:r w:rsidR="00FF20F6" w:rsidRPr="00856181">
        <w:rPr>
          <w:rFonts w:ascii="Times New Roman" w:hAnsi="Times New Roman" w:cs="Times New Roman"/>
          <w:sz w:val="24"/>
          <w:szCs w:val="24"/>
        </w:rPr>
        <w:t xml:space="preserve"> The details of technicians can also be updated and searched.</w:t>
      </w:r>
      <w:r w:rsidR="00A1062A" w:rsidRPr="00856181">
        <w:rPr>
          <w:rFonts w:ascii="Times New Roman" w:hAnsi="Times New Roman" w:cs="Times New Roman"/>
          <w:sz w:val="24"/>
          <w:szCs w:val="24"/>
        </w:rPr>
        <w:t xml:space="preserve"> The administrator can also grant or deny a laboratory technician access to the system.</w:t>
      </w:r>
    </w:p>
    <w:p w14:paraId="1231B584" w14:textId="6F47847A" w:rsidR="00350EB6" w:rsidRPr="00856181" w:rsidRDefault="00181C04" w:rsidP="00534625">
      <w:pPr>
        <w:pStyle w:val="ListParagraph"/>
        <w:numPr>
          <w:ilvl w:val="0"/>
          <w:numId w:val="3"/>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Patient</w:t>
      </w:r>
      <w:r w:rsidR="008A09CD" w:rsidRPr="00856181">
        <w:rPr>
          <w:rFonts w:ascii="Times New Roman" w:hAnsi="Times New Roman" w:cs="Times New Roman"/>
          <w:sz w:val="24"/>
          <w:szCs w:val="24"/>
        </w:rPr>
        <w:t>: The system administrator can not add</w:t>
      </w:r>
      <w:r w:rsidR="00EC7A5A" w:rsidRPr="00856181">
        <w:rPr>
          <w:rFonts w:ascii="Times New Roman" w:hAnsi="Times New Roman" w:cs="Times New Roman"/>
          <w:sz w:val="24"/>
          <w:szCs w:val="24"/>
        </w:rPr>
        <w:t xml:space="preserve"> new patients to the </w:t>
      </w:r>
      <w:r w:rsidR="00424B8D" w:rsidRPr="00856181">
        <w:rPr>
          <w:rFonts w:ascii="Times New Roman" w:hAnsi="Times New Roman" w:cs="Times New Roman"/>
          <w:sz w:val="24"/>
          <w:szCs w:val="24"/>
        </w:rPr>
        <w:t xml:space="preserve">system, prescribe drugs to a patient and </w:t>
      </w:r>
      <w:r w:rsidR="006E143D" w:rsidRPr="00856181">
        <w:rPr>
          <w:rFonts w:ascii="Times New Roman" w:hAnsi="Times New Roman" w:cs="Times New Roman"/>
          <w:sz w:val="24"/>
          <w:szCs w:val="24"/>
        </w:rPr>
        <w:t>edit the details of a patient in the system.</w:t>
      </w:r>
      <w:r w:rsidR="00835076" w:rsidRPr="00856181">
        <w:rPr>
          <w:rFonts w:ascii="Times New Roman" w:hAnsi="Times New Roman" w:cs="Times New Roman"/>
          <w:sz w:val="24"/>
          <w:szCs w:val="24"/>
        </w:rPr>
        <w:t xml:space="preserve"> The system administrator does not have access to delete a patient from the system.</w:t>
      </w:r>
    </w:p>
    <w:p w14:paraId="74936318" w14:textId="77777777" w:rsidR="00CE3971" w:rsidRPr="00856181" w:rsidRDefault="00CE3971" w:rsidP="00534625">
      <w:pPr>
        <w:spacing w:line="480" w:lineRule="auto"/>
        <w:jc w:val="both"/>
        <w:rPr>
          <w:rFonts w:ascii="Times New Roman" w:hAnsi="Times New Roman" w:cs="Times New Roman"/>
          <w:sz w:val="24"/>
          <w:szCs w:val="24"/>
        </w:rPr>
      </w:pPr>
    </w:p>
    <w:p w14:paraId="13CA8D5F" w14:textId="16D6D847" w:rsidR="00B06823" w:rsidRPr="00856181" w:rsidRDefault="00B06823" w:rsidP="000C2CB7">
      <w:pPr>
        <w:pStyle w:val="Heading3"/>
        <w:rPr>
          <w:rFonts w:ascii="Times New Roman" w:hAnsi="Times New Roman" w:cs="Times New Roman"/>
          <w:sz w:val="24"/>
          <w:szCs w:val="24"/>
        </w:rPr>
      </w:pPr>
      <w:bookmarkStart w:id="40" w:name="_Toc446864499"/>
      <w:r w:rsidRPr="00856181">
        <w:rPr>
          <w:rFonts w:ascii="Times New Roman" w:hAnsi="Times New Roman" w:cs="Times New Roman"/>
          <w:sz w:val="24"/>
          <w:szCs w:val="24"/>
        </w:rPr>
        <w:t>2.1.2 Doctors</w:t>
      </w:r>
      <w:bookmarkEnd w:id="40"/>
    </w:p>
    <w:p w14:paraId="7DBE57E0" w14:textId="5AB46266" w:rsidR="00770982" w:rsidRPr="00856181" w:rsidRDefault="002323ED"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 xml:space="preserve">The system doctors also have their </w:t>
      </w:r>
      <w:r w:rsidR="00F20A9E" w:rsidRPr="00856181">
        <w:rPr>
          <w:rFonts w:ascii="Times New Roman" w:hAnsi="Times New Roman" w:cs="Times New Roman"/>
          <w:sz w:val="24"/>
          <w:szCs w:val="24"/>
        </w:rPr>
        <w:t xml:space="preserve">own tasks that they can perform on the system. </w:t>
      </w:r>
      <w:r w:rsidR="00AF3999" w:rsidRPr="00856181">
        <w:rPr>
          <w:rFonts w:ascii="Times New Roman" w:hAnsi="Times New Roman" w:cs="Times New Roman"/>
          <w:sz w:val="24"/>
          <w:szCs w:val="24"/>
        </w:rPr>
        <w:t>Their functionalities are not related to the other users of the system.</w:t>
      </w:r>
      <w:r w:rsidR="005B6CBD" w:rsidRPr="00856181">
        <w:rPr>
          <w:rFonts w:ascii="Times New Roman" w:hAnsi="Times New Roman" w:cs="Times New Roman"/>
          <w:sz w:val="24"/>
          <w:szCs w:val="24"/>
        </w:rPr>
        <w:t xml:space="preserve"> </w:t>
      </w:r>
      <w:r w:rsidR="009C2F33" w:rsidRPr="00856181">
        <w:rPr>
          <w:rFonts w:ascii="Times New Roman" w:hAnsi="Times New Roman" w:cs="Times New Roman"/>
          <w:sz w:val="24"/>
          <w:szCs w:val="24"/>
        </w:rPr>
        <w:t xml:space="preserve">The doctors are also constraint on </w:t>
      </w:r>
      <w:r w:rsidR="00CC0EE7" w:rsidRPr="00856181">
        <w:rPr>
          <w:rFonts w:ascii="Times New Roman" w:hAnsi="Times New Roman" w:cs="Times New Roman"/>
          <w:sz w:val="24"/>
          <w:szCs w:val="24"/>
        </w:rPr>
        <w:t>some functionalities</w:t>
      </w:r>
      <w:r w:rsidR="005B6CBD" w:rsidRPr="00856181">
        <w:rPr>
          <w:rFonts w:ascii="Times New Roman" w:hAnsi="Times New Roman" w:cs="Times New Roman"/>
          <w:sz w:val="24"/>
          <w:szCs w:val="24"/>
        </w:rPr>
        <w:t xml:space="preserve"> and therefore can not perform all the functions of the system.</w:t>
      </w:r>
    </w:p>
    <w:p w14:paraId="671B6195" w14:textId="52D85DBC" w:rsidR="00AA698C" w:rsidRPr="00856181" w:rsidRDefault="00181C04" w:rsidP="00534625">
      <w:pPr>
        <w:pStyle w:val="ListParagraph"/>
        <w:numPr>
          <w:ilvl w:val="0"/>
          <w:numId w:val="4"/>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Patient</w:t>
      </w:r>
      <w:r w:rsidR="007023A4" w:rsidRPr="00856181">
        <w:rPr>
          <w:rFonts w:ascii="Times New Roman" w:hAnsi="Times New Roman" w:cs="Times New Roman"/>
          <w:b/>
          <w:sz w:val="24"/>
          <w:szCs w:val="24"/>
        </w:rPr>
        <w:t>s</w:t>
      </w:r>
      <w:r w:rsidR="00721EEA" w:rsidRPr="00856181">
        <w:rPr>
          <w:rFonts w:ascii="Times New Roman" w:hAnsi="Times New Roman" w:cs="Times New Roman"/>
          <w:b/>
          <w:sz w:val="24"/>
          <w:szCs w:val="24"/>
        </w:rPr>
        <w:t xml:space="preserve"> Medical Records</w:t>
      </w:r>
      <w:r w:rsidR="000209F1" w:rsidRPr="00856181">
        <w:rPr>
          <w:rFonts w:ascii="Times New Roman" w:hAnsi="Times New Roman" w:cs="Times New Roman"/>
          <w:sz w:val="24"/>
          <w:szCs w:val="24"/>
        </w:rPr>
        <w:t>: The doctor has access to viewing of a patient’</w:t>
      </w:r>
      <w:r w:rsidR="004E3176" w:rsidRPr="00856181">
        <w:rPr>
          <w:rFonts w:ascii="Times New Roman" w:hAnsi="Times New Roman" w:cs="Times New Roman"/>
          <w:sz w:val="24"/>
          <w:szCs w:val="24"/>
        </w:rPr>
        <w:t>s medical records</w:t>
      </w:r>
      <w:r w:rsidR="0081413B" w:rsidRPr="00856181">
        <w:rPr>
          <w:rFonts w:ascii="Times New Roman" w:hAnsi="Times New Roman" w:cs="Times New Roman"/>
          <w:sz w:val="24"/>
          <w:szCs w:val="24"/>
        </w:rPr>
        <w:t>.</w:t>
      </w:r>
      <w:r w:rsidR="00955450" w:rsidRPr="00856181">
        <w:rPr>
          <w:rFonts w:ascii="Times New Roman" w:hAnsi="Times New Roman" w:cs="Times New Roman"/>
          <w:sz w:val="24"/>
          <w:szCs w:val="24"/>
        </w:rPr>
        <w:t xml:space="preserve"> The doctor can search for a patient’s record, can update or e</w:t>
      </w:r>
      <w:r w:rsidR="009719A7" w:rsidRPr="00856181">
        <w:rPr>
          <w:rFonts w:ascii="Times New Roman" w:hAnsi="Times New Roman" w:cs="Times New Roman"/>
          <w:sz w:val="24"/>
          <w:szCs w:val="24"/>
        </w:rPr>
        <w:t>dit a patient’s rec</w:t>
      </w:r>
      <w:r w:rsidR="00DB1DB4" w:rsidRPr="00856181">
        <w:rPr>
          <w:rFonts w:ascii="Times New Roman" w:hAnsi="Times New Roman" w:cs="Times New Roman"/>
          <w:sz w:val="24"/>
          <w:szCs w:val="24"/>
        </w:rPr>
        <w:t>ord</w:t>
      </w:r>
      <w:r w:rsidR="00597B34" w:rsidRPr="00856181">
        <w:rPr>
          <w:rFonts w:ascii="Times New Roman" w:hAnsi="Times New Roman" w:cs="Times New Roman"/>
          <w:sz w:val="24"/>
          <w:szCs w:val="24"/>
        </w:rPr>
        <w:t xml:space="preserve"> and can also add a new medical record for a patient.</w:t>
      </w:r>
    </w:p>
    <w:p w14:paraId="23A2F8B3" w14:textId="1AD96E58" w:rsidR="00F45A72" w:rsidRPr="00856181" w:rsidRDefault="007774E8" w:rsidP="00534625">
      <w:pPr>
        <w:pStyle w:val="ListParagraph"/>
        <w:numPr>
          <w:ilvl w:val="0"/>
          <w:numId w:val="4"/>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Patient</w:t>
      </w:r>
      <w:r w:rsidRPr="00856181">
        <w:rPr>
          <w:rFonts w:ascii="Times New Roman" w:hAnsi="Times New Roman" w:cs="Times New Roman"/>
          <w:sz w:val="24"/>
          <w:szCs w:val="24"/>
        </w:rPr>
        <w:t>: The doctor can search for a patient and view the patient’s information</w:t>
      </w:r>
      <w:r w:rsidR="00DF4218" w:rsidRPr="00856181">
        <w:rPr>
          <w:rFonts w:ascii="Times New Roman" w:hAnsi="Times New Roman" w:cs="Times New Roman"/>
          <w:sz w:val="24"/>
          <w:szCs w:val="24"/>
        </w:rPr>
        <w:t xml:space="preserve"> but cannot add a new patient to the system</w:t>
      </w:r>
      <w:r w:rsidR="0000361E" w:rsidRPr="00856181">
        <w:rPr>
          <w:rFonts w:ascii="Times New Roman" w:hAnsi="Times New Roman" w:cs="Times New Roman"/>
          <w:sz w:val="24"/>
          <w:szCs w:val="24"/>
        </w:rPr>
        <w:t>, edit or update the patient</w:t>
      </w:r>
      <w:r w:rsidR="008B46BD" w:rsidRPr="00856181">
        <w:rPr>
          <w:rFonts w:ascii="Times New Roman" w:hAnsi="Times New Roman" w:cs="Times New Roman"/>
          <w:sz w:val="24"/>
          <w:szCs w:val="24"/>
        </w:rPr>
        <w:t>’</w:t>
      </w:r>
      <w:r w:rsidR="0000361E" w:rsidRPr="00856181">
        <w:rPr>
          <w:rFonts w:ascii="Times New Roman" w:hAnsi="Times New Roman" w:cs="Times New Roman"/>
          <w:sz w:val="24"/>
          <w:szCs w:val="24"/>
        </w:rPr>
        <w:t>s information</w:t>
      </w:r>
      <w:r w:rsidR="008B46BD" w:rsidRPr="00856181">
        <w:rPr>
          <w:rFonts w:ascii="Times New Roman" w:hAnsi="Times New Roman" w:cs="Times New Roman"/>
          <w:sz w:val="24"/>
          <w:szCs w:val="24"/>
        </w:rPr>
        <w:t>.</w:t>
      </w:r>
    </w:p>
    <w:p w14:paraId="226AD699" w14:textId="77777777" w:rsidR="00F45A72" w:rsidRPr="00856181" w:rsidRDefault="00F45A72" w:rsidP="00534625">
      <w:pPr>
        <w:spacing w:line="480" w:lineRule="auto"/>
        <w:jc w:val="both"/>
        <w:rPr>
          <w:rFonts w:ascii="Times New Roman" w:hAnsi="Times New Roman" w:cs="Times New Roman"/>
          <w:sz w:val="24"/>
          <w:szCs w:val="24"/>
        </w:rPr>
      </w:pPr>
    </w:p>
    <w:p w14:paraId="4B33C740" w14:textId="0794F8C1" w:rsidR="00B06823" w:rsidRPr="00856181" w:rsidRDefault="00B06823" w:rsidP="000C2CB7">
      <w:pPr>
        <w:pStyle w:val="Heading3"/>
        <w:rPr>
          <w:rFonts w:ascii="Times New Roman" w:hAnsi="Times New Roman" w:cs="Times New Roman"/>
          <w:sz w:val="24"/>
          <w:szCs w:val="24"/>
        </w:rPr>
      </w:pPr>
      <w:bookmarkStart w:id="41" w:name="_Toc446864500"/>
      <w:r w:rsidRPr="00856181">
        <w:rPr>
          <w:rFonts w:ascii="Times New Roman" w:hAnsi="Times New Roman" w:cs="Times New Roman"/>
          <w:sz w:val="24"/>
          <w:szCs w:val="24"/>
        </w:rPr>
        <w:t>2.1.3 Nurses</w:t>
      </w:r>
      <w:bookmarkEnd w:id="41"/>
    </w:p>
    <w:p w14:paraId="52BBDC30" w14:textId="2C9A2913" w:rsidR="001F77C0" w:rsidRPr="00856181" w:rsidRDefault="00AD1FF9"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nurses</w:t>
      </w:r>
      <w:r w:rsidR="00580DCD" w:rsidRPr="00856181">
        <w:rPr>
          <w:rFonts w:ascii="Times New Roman" w:hAnsi="Times New Roman" w:cs="Times New Roman"/>
          <w:sz w:val="24"/>
          <w:szCs w:val="24"/>
        </w:rPr>
        <w:t xml:space="preserve"> also have their unique functionalities on the system. </w:t>
      </w:r>
      <w:r w:rsidR="009C2F33" w:rsidRPr="00856181">
        <w:rPr>
          <w:rFonts w:ascii="Times New Roman" w:hAnsi="Times New Roman" w:cs="Times New Roman"/>
          <w:sz w:val="24"/>
          <w:szCs w:val="24"/>
        </w:rPr>
        <w:t xml:space="preserve">They are also bound by constraints </w:t>
      </w:r>
      <w:r w:rsidR="003008E0" w:rsidRPr="00856181">
        <w:rPr>
          <w:rFonts w:ascii="Times New Roman" w:hAnsi="Times New Roman" w:cs="Times New Roman"/>
          <w:sz w:val="24"/>
          <w:szCs w:val="24"/>
        </w:rPr>
        <w:t>and can only perform tasks that they are allowed access to by the system administrator.</w:t>
      </w:r>
    </w:p>
    <w:p w14:paraId="77AF1F86" w14:textId="6FAB0410" w:rsidR="00686460" w:rsidRPr="00856181" w:rsidRDefault="000E434D" w:rsidP="00534625">
      <w:pPr>
        <w:pStyle w:val="ListParagraph"/>
        <w:numPr>
          <w:ilvl w:val="0"/>
          <w:numId w:val="5"/>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Patient</w:t>
      </w:r>
      <w:r w:rsidR="002D4878" w:rsidRPr="00856181">
        <w:rPr>
          <w:rFonts w:ascii="Times New Roman" w:hAnsi="Times New Roman" w:cs="Times New Roman"/>
          <w:b/>
          <w:sz w:val="24"/>
          <w:szCs w:val="24"/>
        </w:rPr>
        <w:t>s Information</w:t>
      </w:r>
      <w:r w:rsidRPr="00856181">
        <w:rPr>
          <w:rFonts w:ascii="Times New Roman" w:hAnsi="Times New Roman" w:cs="Times New Roman"/>
          <w:sz w:val="24"/>
          <w:szCs w:val="24"/>
        </w:rPr>
        <w:t xml:space="preserve">: </w:t>
      </w:r>
      <w:r w:rsidR="00D5734B" w:rsidRPr="00856181">
        <w:rPr>
          <w:rFonts w:ascii="Times New Roman" w:hAnsi="Times New Roman" w:cs="Times New Roman"/>
          <w:sz w:val="24"/>
          <w:szCs w:val="24"/>
        </w:rPr>
        <w:t>The nurses can</w:t>
      </w:r>
      <w:r w:rsidR="00A73BDB" w:rsidRPr="00856181">
        <w:rPr>
          <w:rFonts w:ascii="Times New Roman" w:hAnsi="Times New Roman" w:cs="Times New Roman"/>
          <w:sz w:val="24"/>
          <w:szCs w:val="24"/>
        </w:rPr>
        <w:t xml:space="preserve"> add a new patient, edit or update a patient’s information but cannot prescribe a drug to a patient.</w:t>
      </w:r>
    </w:p>
    <w:p w14:paraId="0246C621" w14:textId="50494DE3" w:rsidR="00B44576" w:rsidRPr="00856181" w:rsidRDefault="004D0D54" w:rsidP="00534625">
      <w:pPr>
        <w:pStyle w:val="ListParagraph"/>
        <w:numPr>
          <w:ilvl w:val="0"/>
          <w:numId w:val="5"/>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Profile</w:t>
      </w:r>
      <w:r w:rsidRPr="00856181">
        <w:rPr>
          <w:rFonts w:ascii="Times New Roman" w:hAnsi="Times New Roman" w:cs="Times New Roman"/>
          <w:sz w:val="24"/>
          <w:szCs w:val="24"/>
        </w:rPr>
        <w:t>: A nurse</w:t>
      </w:r>
      <w:r w:rsidR="00F232A3" w:rsidRPr="00856181">
        <w:rPr>
          <w:rFonts w:ascii="Times New Roman" w:hAnsi="Times New Roman" w:cs="Times New Roman"/>
          <w:sz w:val="24"/>
          <w:szCs w:val="24"/>
        </w:rPr>
        <w:t xml:space="preserve"> does not have the access to edit individual profiles of themselves. That task is allowed by only the system administration.</w:t>
      </w:r>
    </w:p>
    <w:p w14:paraId="713ED17E" w14:textId="77777777" w:rsidR="00CD7E7A" w:rsidRPr="00856181" w:rsidRDefault="00CD7E7A" w:rsidP="00534625">
      <w:pPr>
        <w:spacing w:line="480" w:lineRule="auto"/>
        <w:jc w:val="both"/>
        <w:rPr>
          <w:rFonts w:ascii="Times New Roman" w:hAnsi="Times New Roman" w:cs="Times New Roman"/>
          <w:sz w:val="24"/>
          <w:szCs w:val="24"/>
        </w:rPr>
      </w:pPr>
    </w:p>
    <w:p w14:paraId="1C6FC994" w14:textId="549F5891" w:rsidR="00B06823" w:rsidRPr="00856181" w:rsidRDefault="00B06823" w:rsidP="000C2CB7">
      <w:pPr>
        <w:pStyle w:val="Heading3"/>
        <w:rPr>
          <w:rFonts w:ascii="Times New Roman" w:hAnsi="Times New Roman" w:cs="Times New Roman"/>
          <w:sz w:val="24"/>
          <w:szCs w:val="24"/>
        </w:rPr>
      </w:pPr>
      <w:bookmarkStart w:id="42" w:name="_Toc446864501"/>
      <w:r w:rsidRPr="00856181">
        <w:rPr>
          <w:rFonts w:ascii="Times New Roman" w:hAnsi="Times New Roman" w:cs="Times New Roman"/>
          <w:sz w:val="24"/>
          <w:szCs w:val="24"/>
        </w:rPr>
        <w:t>2.1.4 Pharmacist</w:t>
      </w:r>
      <w:bookmarkEnd w:id="42"/>
    </w:p>
    <w:p w14:paraId="00158746" w14:textId="7EEFE993" w:rsidR="00B44576" w:rsidRPr="00856181" w:rsidRDefault="00B44576"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pharmacist in the hospital is also restricted on the system hence can perform only</w:t>
      </w:r>
      <w:r w:rsidR="00817E2C" w:rsidRPr="00856181">
        <w:rPr>
          <w:rFonts w:ascii="Times New Roman" w:hAnsi="Times New Roman" w:cs="Times New Roman"/>
          <w:sz w:val="24"/>
          <w:szCs w:val="24"/>
        </w:rPr>
        <w:t xml:space="preserve"> limited actions on the system.</w:t>
      </w:r>
    </w:p>
    <w:p w14:paraId="75E6B020" w14:textId="577A1655" w:rsidR="00F53A4A" w:rsidRPr="00856181" w:rsidRDefault="0032462D" w:rsidP="00534625">
      <w:pPr>
        <w:pStyle w:val="ListParagraph"/>
        <w:numPr>
          <w:ilvl w:val="0"/>
          <w:numId w:val="7"/>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lastRenderedPageBreak/>
        <w:t xml:space="preserve">Updating of Patient </w:t>
      </w:r>
      <w:r w:rsidR="005E10A5" w:rsidRPr="00856181">
        <w:rPr>
          <w:rFonts w:ascii="Times New Roman" w:hAnsi="Times New Roman" w:cs="Times New Roman"/>
          <w:b/>
          <w:sz w:val="24"/>
          <w:szCs w:val="24"/>
        </w:rPr>
        <w:t>Medication</w:t>
      </w:r>
      <w:r w:rsidRPr="00856181">
        <w:rPr>
          <w:rFonts w:ascii="Times New Roman" w:hAnsi="Times New Roman" w:cs="Times New Roman"/>
          <w:sz w:val="24"/>
          <w:szCs w:val="24"/>
        </w:rPr>
        <w:t xml:space="preserve">: </w:t>
      </w:r>
      <w:r w:rsidR="00F42457" w:rsidRPr="00856181">
        <w:rPr>
          <w:rFonts w:ascii="Times New Roman" w:hAnsi="Times New Roman" w:cs="Times New Roman"/>
          <w:sz w:val="24"/>
          <w:szCs w:val="24"/>
        </w:rPr>
        <w:t>The pharmacist</w:t>
      </w:r>
      <w:r w:rsidR="0052255F" w:rsidRPr="00856181">
        <w:rPr>
          <w:rFonts w:ascii="Times New Roman" w:hAnsi="Times New Roman" w:cs="Times New Roman"/>
          <w:sz w:val="24"/>
          <w:szCs w:val="24"/>
        </w:rPr>
        <w:t xml:space="preserve"> </w:t>
      </w:r>
      <w:r w:rsidR="005E10A5" w:rsidRPr="00856181">
        <w:rPr>
          <w:rFonts w:ascii="Times New Roman" w:hAnsi="Times New Roman" w:cs="Times New Roman"/>
          <w:sz w:val="24"/>
          <w:szCs w:val="24"/>
        </w:rPr>
        <w:t xml:space="preserve">will be able to update a </w:t>
      </w:r>
      <w:proofErr w:type="gramStart"/>
      <w:r w:rsidR="005E10A5" w:rsidRPr="00856181">
        <w:rPr>
          <w:rFonts w:ascii="Times New Roman" w:hAnsi="Times New Roman" w:cs="Times New Roman"/>
          <w:sz w:val="24"/>
          <w:szCs w:val="24"/>
        </w:rPr>
        <w:t>patients</w:t>
      </w:r>
      <w:proofErr w:type="gramEnd"/>
      <w:r w:rsidR="005E10A5" w:rsidRPr="00856181">
        <w:rPr>
          <w:rFonts w:ascii="Times New Roman" w:hAnsi="Times New Roman" w:cs="Times New Roman"/>
          <w:sz w:val="24"/>
          <w:szCs w:val="24"/>
        </w:rPr>
        <w:t xml:space="preserve"> medication.</w:t>
      </w:r>
      <w:r w:rsidR="00643866" w:rsidRPr="00856181">
        <w:rPr>
          <w:rFonts w:ascii="Times New Roman" w:hAnsi="Times New Roman" w:cs="Times New Roman"/>
          <w:sz w:val="24"/>
          <w:szCs w:val="24"/>
        </w:rPr>
        <w:t xml:space="preserve"> Thus indicating that the drugs have been given to the patient.</w:t>
      </w:r>
    </w:p>
    <w:p w14:paraId="0B663756" w14:textId="3F7B549A" w:rsidR="00CF6D15" w:rsidRPr="00856181" w:rsidRDefault="00CF6D15" w:rsidP="00534625">
      <w:pPr>
        <w:pStyle w:val="ListParagraph"/>
        <w:numPr>
          <w:ilvl w:val="0"/>
          <w:numId w:val="7"/>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Drugs</w:t>
      </w:r>
      <w:r w:rsidRPr="00856181">
        <w:rPr>
          <w:rFonts w:ascii="Times New Roman" w:hAnsi="Times New Roman" w:cs="Times New Roman"/>
          <w:sz w:val="24"/>
          <w:szCs w:val="24"/>
        </w:rPr>
        <w:t>: Another task of the pharmacist is the management of drugs in the inventory.</w:t>
      </w:r>
      <w:r w:rsidR="0077097F" w:rsidRPr="00856181">
        <w:rPr>
          <w:rFonts w:ascii="Times New Roman" w:hAnsi="Times New Roman" w:cs="Times New Roman"/>
          <w:sz w:val="24"/>
          <w:szCs w:val="24"/>
        </w:rPr>
        <w:t xml:space="preserve"> The pharmacist will be able to add new drugs, update drug details in the inventory</w:t>
      </w:r>
      <w:r w:rsidR="00E52962" w:rsidRPr="00856181">
        <w:rPr>
          <w:rFonts w:ascii="Times New Roman" w:hAnsi="Times New Roman" w:cs="Times New Roman"/>
          <w:sz w:val="24"/>
          <w:szCs w:val="24"/>
        </w:rPr>
        <w:t>.</w:t>
      </w:r>
    </w:p>
    <w:p w14:paraId="22EA730B" w14:textId="77777777" w:rsidR="00BD1AED" w:rsidRPr="00856181" w:rsidRDefault="00BD1AED" w:rsidP="00534625">
      <w:pPr>
        <w:spacing w:line="480" w:lineRule="auto"/>
        <w:jc w:val="both"/>
        <w:rPr>
          <w:rFonts w:ascii="Times New Roman" w:hAnsi="Times New Roman" w:cs="Times New Roman"/>
          <w:sz w:val="24"/>
          <w:szCs w:val="24"/>
        </w:rPr>
      </w:pPr>
    </w:p>
    <w:p w14:paraId="6768A5F8" w14:textId="1A0F4D8B" w:rsidR="00671C8A" w:rsidRPr="00856181" w:rsidRDefault="00B06823" w:rsidP="000C2CB7">
      <w:pPr>
        <w:pStyle w:val="Heading3"/>
        <w:rPr>
          <w:rFonts w:ascii="Times New Roman" w:hAnsi="Times New Roman" w:cs="Times New Roman"/>
          <w:sz w:val="24"/>
          <w:szCs w:val="24"/>
        </w:rPr>
      </w:pPr>
      <w:bookmarkStart w:id="43" w:name="_Toc446864502"/>
      <w:r w:rsidRPr="00856181">
        <w:rPr>
          <w:rFonts w:ascii="Times New Roman" w:hAnsi="Times New Roman" w:cs="Times New Roman"/>
          <w:sz w:val="24"/>
          <w:szCs w:val="24"/>
        </w:rPr>
        <w:t>2.1.5 Lab</w:t>
      </w:r>
      <w:r w:rsidR="00DA08E7" w:rsidRPr="00856181">
        <w:rPr>
          <w:rFonts w:ascii="Times New Roman" w:hAnsi="Times New Roman" w:cs="Times New Roman"/>
          <w:sz w:val="24"/>
          <w:szCs w:val="24"/>
        </w:rPr>
        <w:t>oratory</w:t>
      </w:r>
      <w:r w:rsidRPr="00856181">
        <w:rPr>
          <w:rFonts w:ascii="Times New Roman" w:hAnsi="Times New Roman" w:cs="Times New Roman"/>
          <w:sz w:val="24"/>
          <w:szCs w:val="24"/>
        </w:rPr>
        <w:t xml:space="preserve"> </w:t>
      </w:r>
      <w:r w:rsidR="00363F95" w:rsidRPr="00856181">
        <w:rPr>
          <w:rFonts w:ascii="Times New Roman" w:hAnsi="Times New Roman" w:cs="Times New Roman"/>
          <w:sz w:val="24"/>
          <w:szCs w:val="24"/>
        </w:rPr>
        <w:t>Technicians</w:t>
      </w:r>
      <w:bookmarkEnd w:id="43"/>
    </w:p>
    <w:p w14:paraId="459243A2" w14:textId="0D768F13" w:rsidR="00117E7D" w:rsidRPr="00856181" w:rsidRDefault="00DA08E7"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labo</w:t>
      </w:r>
      <w:r w:rsidR="00F321B7" w:rsidRPr="00856181">
        <w:rPr>
          <w:rFonts w:ascii="Times New Roman" w:hAnsi="Times New Roman" w:cs="Times New Roman"/>
          <w:sz w:val="24"/>
          <w:szCs w:val="24"/>
        </w:rPr>
        <w:t xml:space="preserve">ratory technicians are the users of the system with the least priority. </w:t>
      </w:r>
      <w:r w:rsidR="00224C6B" w:rsidRPr="00856181">
        <w:rPr>
          <w:rFonts w:ascii="Times New Roman" w:hAnsi="Times New Roman" w:cs="Times New Roman"/>
          <w:sz w:val="24"/>
          <w:szCs w:val="24"/>
        </w:rPr>
        <w:t>They are also constraint by the action and functionality of the system.</w:t>
      </w:r>
    </w:p>
    <w:p w14:paraId="000AF9C4" w14:textId="1905FBF1" w:rsidR="009A25D2" w:rsidRPr="00856181" w:rsidRDefault="00985D82" w:rsidP="00534625">
      <w:pPr>
        <w:pStyle w:val="ListParagraph"/>
        <w:numPr>
          <w:ilvl w:val="0"/>
          <w:numId w:val="8"/>
        </w:numPr>
        <w:spacing w:line="480" w:lineRule="auto"/>
        <w:jc w:val="both"/>
        <w:rPr>
          <w:rFonts w:ascii="Times New Roman" w:hAnsi="Times New Roman" w:cs="Times New Roman"/>
          <w:sz w:val="24"/>
          <w:szCs w:val="24"/>
        </w:rPr>
      </w:pPr>
      <w:r w:rsidRPr="00856181">
        <w:rPr>
          <w:rFonts w:ascii="Times New Roman" w:hAnsi="Times New Roman" w:cs="Times New Roman"/>
          <w:b/>
          <w:sz w:val="24"/>
          <w:szCs w:val="24"/>
        </w:rPr>
        <w:t>Management of Patient Labs</w:t>
      </w:r>
      <w:r w:rsidRPr="00856181">
        <w:rPr>
          <w:rFonts w:ascii="Times New Roman" w:hAnsi="Times New Roman" w:cs="Times New Roman"/>
          <w:sz w:val="24"/>
          <w:szCs w:val="24"/>
        </w:rPr>
        <w:t>: The major task of the pharmacist on the system will be to manage and add the labs done by patients.</w:t>
      </w:r>
    </w:p>
    <w:p w14:paraId="7D54ED1D" w14:textId="77777777" w:rsidR="00152CEF" w:rsidRPr="00856181" w:rsidRDefault="00152CEF" w:rsidP="00534625">
      <w:pPr>
        <w:spacing w:line="480" w:lineRule="auto"/>
        <w:jc w:val="both"/>
        <w:rPr>
          <w:rFonts w:ascii="Times New Roman" w:hAnsi="Times New Roman" w:cs="Times New Roman"/>
          <w:sz w:val="24"/>
          <w:szCs w:val="24"/>
        </w:rPr>
      </w:pPr>
    </w:p>
    <w:p w14:paraId="3E197915" w14:textId="24C1CC6D" w:rsidR="00152CEF" w:rsidRPr="00856181" w:rsidRDefault="00152CEF" w:rsidP="000C2CB7">
      <w:pPr>
        <w:pStyle w:val="Heading2"/>
        <w:rPr>
          <w:rFonts w:ascii="Times New Roman" w:hAnsi="Times New Roman" w:cs="Times New Roman"/>
          <w:sz w:val="24"/>
          <w:szCs w:val="24"/>
        </w:rPr>
      </w:pPr>
      <w:bookmarkStart w:id="44" w:name="_Toc446864503"/>
      <w:r w:rsidRPr="00856181">
        <w:rPr>
          <w:rFonts w:ascii="Times New Roman" w:hAnsi="Times New Roman" w:cs="Times New Roman"/>
          <w:sz w:val="24"/>
          <w:szCs w:val="24"/>
        </w:rPr>
        <w:t>2.2 Non-Functional Requirement</w:t>
      </w:r>
      <w:bookmarkEnd w:id="44"/>
    </w:p>
    <w:p w14:paraId="698B6694" w14:textId="3CD75A12" w:rsidR="0057452F" w:rsidRPr="00856181" w:rsidRDefault="009060A1"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non-functional requirements of the system are the services that the Health Management System does not provide to the users of the system</w:t>
      </w:r>
      <w:r w:rsidR="00390D76" w:rsidRPr="00856181">
        <w:rPr>
          <w:rFonts w:ascii="Times New Roman" w:hAnsi="Times New Roman" w:cs="Times New Roman"/>
          <w:sz w:val="24"/>
          <w:szCs w:val="24"/>
        </w:rPr>
        <w:t xml:space="preserve"> but are relevant for the operation of the system.</w:t>
      </w:r>
      <w:r w:rsidR="0065752C" w:rsidRPr="00856181">
        <w:rPr>
          <w:rFonts w:ascii="Times New Roman" w:hAnsi="Times New Roman" w:cs="Times New Roman"/>
          <w:sz w:val="24"/>
          <w:szCs w:val="24"/>
        </w:rPr>
        <w:t xml:space="preserve"> These services include the security of the system, its performance, availability, how reliable the system will be</w:t>
      </w:r>
      <w:r w:rsidR="00B94AA9" w:rsidRPr="00856181">
        <w:rPr>
          <w:rFonts w:ascii="Times New Roman" w:hAnsi="Times New Roman" w:cs="Times New Roman"/>
          <w:sz w:val="24"/>
          <w:szCs w:val="24"/>
        </w:rPr>
        <w:t>, privacy, usability and the environment in which it will be used.</w:t>
      </w:r>
    </w:p>
    <w:p w14:paraId="37C47574" w14:textId="77777777" w:rsidR="00E34AF1" w:rsidRPr="00856181" w:rsidRDefault="00E34AF1" w:rsidP="00534625">
      <w:pPr>
        <w:spacing w:line="480" w:lineRule="auto"/>
        <w:jc w:val="both"/>
        <w:rPr>
          <w:rFonts w:ascii="Times New Roman" w:hAnsi="Times New Roman" w:cs="Times New Roman"/>
          <w:sz w:val="24"/>
          <w:szCs w:val="24"/>
        </w:rPr>
      </w:pPr>
    </w:p>
    <w:p w14:paraId="7246E4BB" w14:textId="32C7D4F6" w:rsidR="00152CEF" w:rsidRPr="00856181" w:rsidRDefault="002901AD" w:rsidP="000C2CB7">
      <w:pPr>
        <w:pStyle w:val="Heading3"/>
        <w:rPr>
          <w:rFonts w:ascii="Times New Roman" w:hAnsi="Times New Roman" w:cs="Times New Roman"/>
          <w:sz w:val="24"/>
          <w:szCs w:val="24"/>
        </w:rPr>
      </w:pPr>
      <w:bookmarkStart w:id="45" w:name="_Toc446864504"/>
      <w:r w:rsidRPr="00856181">
        <w:rPr>
          <w:rFonts w:ascii="Times New Roman" w:hAnsi="Times New Roman" w:cs="Times New Roman"/>
          <w:sz w:val="24"/>
          <w:szCs w:val="24"/>
        </w:rPr>
        <w:t>2.2.1 Product Requirement</w:t>
      </w:r>
      <w:bookmarkEnd w:id="45"/>
    </w:p>
    <w:p w14:paraId="34D02A27" w14:textId="2AFF24AE" w:rsidR="004B6991" w:rsidRPr="00856181" w:rsidRDefault="008D18D3"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The Health Management System shall be available any time an authorized user access the system</w:t>
      </w:r>
      <w:r w:rsidR="00F27BFF" w:rsidRPr="00856181">
        <w:rPr>
          <w:rFonts w:ascii="Times New Roman" w:hAnsi="Times New Roman" w:cs="Times New Roman"/>
          <w:sz w:val="24"/>
          <w:szCs w:val="24"/>
        </w:rPr>
        <w:t>.</w:t>
      </w:r>
      <w:r w:rsidR="000008BB" w:rsidRPr="00856181">
        <w:rPr>
          <w:rFonts w:ascii="Times New Roman" w:hAnsi="Times New Roman" w:cs="Times New Roman"/>
          <w:sz w:val="24"/>
          <w:szCs w:val="24"/>
        </w:rPr>
        <w:t xml:space="preserve"> Thus it will be available all working hours and can be accessed by all users at any given time.</w:t>
      </w:r>
    </w:p>
    <w:p w14:paraId="541D2F60" w14:textId="77777777" w:rsidR="00BE6802" w:rsidRPr="00856181" w:rsidRDefault="00BE6802" w:rsidP="00534625">
      <w:pPr>
        <w:spacing w:line="480" w:lineRule="auto"/>
        <w:jc w:val="both"/>
        <w:rPr>
          <w:rFonts w:ascii="Times New Roman" w:hAnsi="Times New Roman" w:cs="Times New Roman"/>
          <w:sz w:val="24"/>
          <w:szCs w:val="24"/>
        </w:rPr>
      </w:pPr>
    </w:p>
    <w:p w14:paraId="74CB3547" w14:textId="6F3EF75B" w:rsidR="002901AD" w:rsidRPr="00856181" w:rsidRDefault="002901AD" w:rsidP="000C2CB7">
      <w:pPr>
        <w:pStyle w:val="Heading3"/>
        <w:rPr>
          <w:rFonts w:ascii="Times New Roman" w:hAnsi="Times New Roman" w:cs="Times New Roman"/>
          <w:sz w:val="24"/>
          <w:szCs w:val="24"/>
        </w:rPr>
      </w:pPr>
      <w:bookmarkStart w:id="46" w:name="_Toc446864505"/>
      <w:r w:rsidRPr="00856181">
        <w:rPr>
          <w:rFonts w:ascii="Times New Roman" w:hAnsi="Times New Roman" w:cs="Times New Roman"/>
          <w:sz w:val="24"/>
          <w:szCs w:val="24"/>
        </w:rPr>
        <w:t>2.2.2 Organizational Requirement</w:t>
      </w:r>
      <w:bookmarkEnd w:id="46"/>
    </w:p>
    <w:p w14:paraId="0B36A0E6" w14:textId="77C6ABCD" w:rsidR="002901AD" w:rsidRPr="00856181" w:rsidRDefault="00DA2FFF"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Users of the Health Manage</w:t>
      </w:r>
      <w:r w:rsidR="00DB3D1C" w:rsidRPr="00856181">
        <w:rPr>
          <w:rFonts w:ascii="Times New Roman" w:hAnsi="Times New Roman" w:cs="Times New Roman"/>
          <w:sz w:val="24"/>
          <w:szCs w:val="24"/>
        </w:rPr>
        <w:t>ment System will have to login to the system by providing details given to them by the system administrator.</w:t>
      </w:r>
      <w:r w:rsidR="00156B81" w:rsidRPr="00856181">
        <w:rPr>
          <w:rFonts w:ascii="Times New Roman" w:hAnsi="Times New Roman" w:cs="Times New Roman"/>
          <w:sz w:val="24"/>
          <w:szCs w:val="24"/>
        </w:rPr>
        <w:t xml:space="preserve"> Cross site scripting will be checked each time a user performs a task to prevent unauthorized data manipulation in the system.</w:t>
      </w:r>
    </w:p>
    <w:p w14:paraId="29A344E5" w14:textId="77777777" w:rsidR="00F77FF5" w:rsidRPr="00856181" w:rsidRDefault="00F77FF5" w:rsidP="00534625">
      <w:pPr>
        <w:spacing w:line="480" w:lineRule="auto"/>
        <w:jc w:val="both"/>
        <w:rPr>
          <w:rFonts w:ascii="Times New Roman" w:hAnsi="Times New Roman" w:cs="Times New Roman"/>
          <w:sz w:val="24"/>
          <w:szCs w:val="24"/>
        </w:rPr>
      </w:pPr>
    </w:p>
    <w:p w14:paraId="3741B80F" w14:textId="02E12333" w:rsidR="002901AD" w:rsidRPr="00856181" w:rsidRDefault="002901AD" w:rsidP="000C2CB7">
      <w:pPr>
        <w:pStyle w:val="Heading3"/>
        <w:rPr>
          <w:rFonts w:ascii="Times New Roman" w:hAnsi="Times New Roman" w:cs="Times New Roman"/>
          <w:sz w:val="24"/>
          <w:szCs w:val="24"/>
        </w:rPr>
      </w:pPr>
      <w:bookmarkStart w:id="47" w:name="_Toc446864506"/>
      <w:r w:rsidRPr="00856181">
        <w:rPr>
          <w:rFonts w:ascii="Times New Roman" w:hAnsi="Times New Roman" w:cs="Times New Roman"/>
          <w:sz w:val="24"/>
          <w:szCs w:val="24"/>
        </w:rPr>
        <w:t>2.2.3 External Requirement</w:t>
      </w:r>
      <w:bookmarkEnd w:id="47"/>
    </w:p>
    <w:p w14:paraId="6941F3DA" w14:textId="7A344A5B" w:rsidR="00DB5418" w:rsidRPr="00856181" w:rsidRDefault="001D1D23"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Health Management System shall implement security measures to</w:t>
      </w:r>
      <w:r w:rsidR="00DB6641" w:rsidRPr="00856181">
        <w:rPr>
          <w:rFonts w:ascii="Times New Roman" w:hAnsi="Times New Roman" w:cs="Times New Roman"/>
          <w:sz w:val="24"/>
          <w:szCs w:val="24"/>
        </w:rPr>
        <w:t xml:space="preserve"> make sure that the privacy of patients </w:t>
      </w:r>
      <w:r w:rsidR="000D6B01" w:rsidRPr="00856181">
        <w:rPr>
          <w:rFonts w:ascii="Times New Roman" w:hAnsi="Times New Roman" w:cs="Times New Roman"/>
          <w:sz w:val="24"/>
          <w:szCs w:val="24"/>
        </w:rPr>
        <w:t>is not brea</w:t>
      </w:r>
      <w:r w:rsidR="00DB6641" w:rsidRPr="00856181">
        <w:rPr>
          <w:rFonts w:ascii="Times New Roman" w:hAnsi="Times New Roman" w:cs="Times New Roman"/>
          <w:sz w:val="24"/>
          <w:szCs w:val="24"/>
        </w:rPr>
        <w:t>ched in case the system is attached by a hacker.</w:t>
      </w:r>
      <w:r w:rsidR="0023205B" w:rsidRPr="00856181">
        <w:rPr>
          <w:rFonts w:ascii="Times New Roman" w:hAnsi="Times New Roman" w:cs="Times New Roman"/>
          <w:sz w:val="24"/>
          <w:szCs w:val="24"/>
        </w:rPr>
        <w:t xml:space="preserve"> The problem</w:t>
      </w:r>
      <w:r w:rsidR="007E7D6C" w:rsidRPr="00856181">
        <w:rPr>
          <w:rFonts w:ascii="Times New Roman" w:hAnsi="Times New Roman" w:cs="Times New Roman"/>
          <w:sz w:val="24"/>
          <w:szCs w:val="24"/>
        </w:rPr>
        <w:t xml:space="preserve"> cross-site scripting and request forgeries will be prevented in the implementation stages to make the application secure.</w:t>
      </w:r>
    </w:p>
    <w:p w14:paraId="4E69269F" w14:textId="77777777" w:rsidR="006F1D21" w:rsidRPr="00856181" w:rsidRDefault="006F1D21" w:rsidP="00534625">
      <w:pPr>
        <w:spacing w:line="480" w:lineRule="auto"/>
        <w:jc w:val="both"/>
        <w:rPr>
          <w:rFonts w:ascii="Times New Roman" w:hAnsi="Times New Roman" w:cs="Times New Roman"/>
          <w:sz w:val="24"/>
          <w:szCs w:val="24"/>
        </w:rPr>
      </w:pPr>
    </w:p>
    <w:p w14:paraId="32FB7B9A" w14:textId="7956F9D6" w:rsidR="006F1D21" w:rsidRPr="00856181" w:rsidRDefault="007415AF" w:rsidP="000C2CB7">
      <w:pPr>
        <w:pStyle w:val="Heading2"/>
        <w:rPr>
          <w:rFonts w:ascii="Times New Roman" w:hAnsi="Times New Roman" w:cs="Times New Roman"/>
          <w:sz w:val="24"/>
          <w:szCs w:val="24"/>
        </w:rPr>
      </w:pPr>
      <w:bookmarkStart w:id="48" w:name="_Toc446864507"/>
      <w:r w:rsidRPr="00856181">
        <w:rPr>
          <w:rFonts w:ascii="Times New Roman" w:hAnsi="Times New Roman" w:cs="Times New Roman"/>
          <w:sz w:val="24"/>
          <w:szCs w:val="24"/>
        </w:rPr>
        <w:t>2.3 Requirement Elicitation and Analysis</w:t>
      </w:r>
      <w:bookmarkEnd w:id="48"/>
    </w:p>
    <w:p w14:paraId="0C157689" w14:textId="6A7053B6" w:rsidR="00411401" w:rsidRPr="00856181" w:rsidRDefault="00046C92"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For this system, requirement </w:t>
      </w:r>
      <w:r w:rsidR="002D4428" w:rsidRPr="00856181">
        <w:rPr>
          <w:rFonts w:ascii="Times New Roman" w:hAnsi="Times New Roman" w:cs="Times New Roman"/>
          <w:sz w:val="24"/>
          <w:szCs w:val="24"/>
        </w:rPr>
        <w:t>elicitation</w:t>
      </w:r>
      <w:r w:rsidRPr="00856181">
        <w:rPr>
          <w:rFonts w:ascii="Times New Roman" w:hAnsi="Times New Roman" w:cs="Times New Roman"/>
          <w:sz w:val="24"/>
          <w:szCs w:val="24"/>
        </w:rPr>
        <w:t xml:space="preserve"> and analysis is needed to determine the</w:t>
      </w:r>
      <w:r w:rsidR="00B40C31" w:rsidRPr="00856181">
        <w:rPr>
          <w:rFonts w:ascii="Times New Roman" w:hAnsi="Times New Roman" w:cs="Times New Roman"/>
          <w:sz w:val="24"/>
          <w:szCs w:val="24"/>
        </w:rPr>
        <w:t xml:space="preserve"> domain of the application. </w:t>
      </w:r>
      <w:r w:rsidR="00F254BC" w:rsidRPr="00856181">
        <w:rPr>
          <w:rFonts w:ascii="Times New Roman" w:hAnsi="Times New Roman" w:cs="Times New Roman"/>
          <w:sz w:val="24"/>
          <w:szCs w:val="24"/>
        </w:rPr>
        <w:t>Also it is important to highlight the services that the system will provide to its end-users</w:t>
      </w:r>
      <w:r w:rsidR="0025682C" w:rsidRPr="00856181">
        <w:rPr>
          <w:rFonts w:ascii="Times New Roman" w:hAnsi="Times New Roman" w:cs="Times New Roman"/>
          <w:sz w:val="24"/>
          <w:szCs w:val="24"/>
        </w:rPr>
        <w:t>.</w:t>
      </w:r>
    </w:p>
    <w:p w14:paraId="686930E3" w14:textId="77777777" w:rsidR="002406E0" w:rsidRPr="00856181" w:rsidRDefault="002406E0" w:rsidP="00534625">
      <w:pPr>
        <w:spacing w:line="480" w:lineRule="auto"/>
        <w:jc w:val="both"/>
        <w:rPr>
          <w:rFonts w:ascii="Times New Roman" w:hAnsi="Times New Roman" w:cs="Times New Roman"/>
          <w:sz w:val="24"/>
          <w:szCs w:val="24"/>
        </w:rPr>
      </w:pPr>
    </w:p>
    <w:p w14:paraId="4F1CDE8E" w14:textId="793DDAA7" w:rsidR="00AB6CF7" w:rsidRPr="00856181" w:rsidRDefault="00085906" w:rsidP="000C2CB7">
      <w:pPr>
        <w:pStyle w:val="Heading3"/>
        <w:rPr>
          <w:rFonts w:ascii="Times New Roman" w:hAnsi="Times New Roman" w:cs="Times New Roman"/>
          <w:sz w:val="24"/>
          <w:szCs w:val="24"/>
        </w:rPr>
      </w:pPr>
      <w:bookmarkStart w:id="49" w:name="_Toc446864508"/>
      <w:r w:rsidRPr="00856181">
        <w:rPr>
          <w:rFonts w:ascii="Times New Roman" w:hAnsi="Times New Roman" w:cs="Times New Roman"/>
          <w:sz w:val="24"/>
          <w:szCs w:val="24"/>
        </w:rPr>
        <w:t>2.3.1 Scenarios</w:t>
      </w:r>
      <w:bookmarkEnd w:id="49"/>
    </w:p>
    <w:p w14:paraId="4429B01E" w14:textId="4F9D3D10" w:rsidR="003043D0" w:rsidRPr="00856181" w:rsidRDefault="00D04CB8"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 xml:space="preserve">A.  </w:t>
      </w:r>
      <w:r w:rsidR="00A938FE" w:rsidRPr="00856181">
        <w:rPr>
          <w:rFonts w:ascii="Times New Roman" w:hAnsi="Times New Roman" w:cs="Times New Roman"/>
          <w:sz w:val="24"/>
          <w:szCs w:val="24"/>
        </w:rPr>
        <w:t>Mr.</w:t>
      </w:r>
      <w:r w:rsidR="00AD0562" w:rsidRPr="00856181">
        <w:rPr>
          <w:rFonts w:ascii="Times New Roman" w:hAnsi="Times New Roman" w:cs="Times New Roman"/>
          <w:sz w:val="24"/>
          <w:szCs w:val="24"/>
        </w:rPr>
        <w:t xml:space="preserve"> Kwame</w:t>
      </w:r>
      <w:r w:rsidR="00A938FE" w:rsidRPr="00856181">
        <w:rPr>
          <w:rFonts w:ascii="Times New Roman" w:hAnsi="Times New Roman" w:cs="Times New Roman"/>
          <w:sz w:val="24"/>
          <w:szCs w:val="24"/>
        </w:rPr>
        <w:t>, a 45 years old business man</w:t>
      </w:r>
      <w:r w:rsidR="003614F0" w:rsidRPr="00856181">
        <w:rPr>
          <w:rFonts w:ascii="Times New Roman" w:hAnsi="Times New Roman" w:cs="Times New Roman"/>
          <w:sz w:val="24"/>
          <w:szCs w:val="24"/>
        </w:rPr>
        <w:t xml:space="preserve">, visits a hospital at </w:t>
      </w:r>
      <w:proofErr w:type="spellStart"/>
      <w:r w:rsidR="003614F0" w:rsidRPr="00856181">
        <w:rPr>
          <w:rFonts w:ascii="Times New Roman" w:hAnsi="Times New Roman" w:cs="Times New Roman"/>
          <w:sz w:val="24"/>
          <w:szCs w:val="24"/>
        </w:rPr>
        <w:t>Kwabenya</w:t>
      </w:r>
      <w:proofErr w:type="spellEnd"/>
      <w:r w:rsidR="003614F0" w:rsidRPr="00856181">
        <w:rPr>
          <w:rFonts w:ascii="Times New Roman" w:hAnsi="Times New Roman" w:cs="Times New Roman"/>
          <w:sz w:val="24"/>
          <w:szCs w:val="24"/>
        </w:rPr>
        <w:t xml:space="preserve"> due to a recent pain he has developed in in waist. </w:t>
      </w:r>
      <w:r w:rsidR="00FC648E" w:rsidRPr="00856181">
        <w:rPr>
          <w:rFonts w:ascii="Times New Roman" w:hAnsi="Times New Roman" w:cs="Times New Roman"/>
          <w:sz w:val="24"/>
          <w:szCs w:val="24"/>
        </w:rPr>
        <w:t>Upon arrival</w:t>
      </w:r>
      <w:r w:rsidR="00402110" w:rsidRPr="00856181">
        <w:rPr>
          <w:rFonts w:ascii="Times New Roman" w:hAnsi="Times New Roman" w:cs="Times New Roman"/>
          <w:sz w:val="24"/>
          <w:szCs w:val="24"/>
        </w:rPr>
        <w:t xml:space="preserve"> to the hosp</w:t>
      </w:r>
      <w:r w:rsidR="00A26574" w:rsidRPr="00856181">
        <w:rPr>
          <w:rFonts w:ascii="Times New Roman" w:hAnsi="Times New Roman" w:cs="Times New Roman"/>
          <w:sz w:val="24"/>
          <w:szCs w:val="24"/>
        </w:rPr>
        <w:t xml:space="preserve">ital he goes to the </w:t>
      </w:r>
      <w:r w:rsidR="00710EB5" w:rsidRPr="00856181">
        <w:rPr>
          <w:rFonts w:ascii="Times New Roman" w:hAnsi="Times New Roman" w:cs="Times New Roman"/>
          <w:sz w:val="24"/>
          <w:szCs w:val="24"/>
        </w:rPr>
        <w:t>Nurses to check his temperature, weight and height for update his health information on the system.</w:t>
      </w:r>
      <w:r w:rsidR="00AD0562" w:rsidRPr="00856181">
        <w:rPr>
          <w:rFonts w:ascii="Times New Roman" w:hAnsi="Times New Roman" w:cs="Times New Roman"/>
          <w:sz w:val="24"/>
          <w:szCs w:val="24"/>
        </w:rPr>
        <w:t xml:space="preserve"> In case Mr. Kwame</w:t>
      </w:r>
      <w:r w:rsidR="009D00BA" w:rsidRPr="00856181">
        <w:rPr>
          <w:rFonts w:ascii="Times New Roman" w:hAnsi="Times New Roman" w:cs="Times New Roman"/>
          <w:sz w:val="24"/>
          <w:szCs w:val="24"/>
        </w:rPr>
        <w:t xml:space="preserve"> was not already on the system, he will then be registered onto the system.</w:t>
      </w:r>
      <w:r w:rsidR="00970775" w:rsidRPr="00856181">
        <w:rPr>
          <w:rFonts w:ascii="Times New Roman" w:hAnsi="Times New Roman" w:cs="Times New Roman"/>
          <w:sz w:val="24"/>
          <w:szCs w:val="24"/>
        </w:rPr>
        <w:t xml:space="preserve"> </w:t>
      </w:r>
      <w:r w:rsidR="00591200" w:rsidRPr="00856181">
        <w:rPr>
          <w:rFonts w:ascii="Times New Roman" w:hAnsi="Times New Roman" w:cs="Times New Roman"/>
          <w:sz w:val="24"/>
          <w:szCs w:val="24"/>
        </w:rPr>
        <w:t xml:space="preserve">After his health details have been updated, </w:t>
      </w:r>
      <w:r w:rsidR="008B493A" w:rsidRPr="00856181">
        <w:rPr>
          <w:rFonts w:ascii="Times New Roman" w:hAnsi="Times New Roman" w:cs="Times New Roman"/>
          <w:sz w:val="24"/>
          <w:szCs w:val="24"/>
        </w:rPr>
        <w:t xml:space="preserve">he is then assigned to Dr. </w:t>
      </w:r>
      <w:proofErr w:type="spellStart"/>
      <w:r w:rsidR="008B493A" w:rsidRPr="00856181">
        <w:rPr>
          <w:rFonts w:ascii="Times New Roman" w:hAnsi="Times New Roman" w:cs="Times New Roman"/>
          <w:sz w:val="24"/>
          <w:szCs w:val="24"/>
        </w:rPr>
        <w:t>Obaapa</w:t>
      </w:r>
      <w:proofErr w:type="spellEnd"/>
      <w:r w:rsidR="008B493A" w:rsidRPr="00856181">
        <w:rPr>
          <w:rFonts w:ascii="Times New Roman" w:hAnsi="Times New Roman" w:cs="Times New Roman"/>
          <w:sz w:val="24"/>
          <w:szCs w:val="24"/>
        </w:rPr>
        <w:t>.</w:t>
      </w:r>
      <w:r w:rsidR="00BE1E33" w:rsidRPr="00856181">
        <w:rPr>
          <w:rFonts w:ascii="Times New Roman" w:hAnsi="Times New Roman" w:cs="Times New Roman"/>
          <w:sz w:val="24"/>
          <w:szCs w:val="24"/>
        </w:rPr>
        <w:t xml:space="preserve"> The doctor then </w:t>
      </w:r>
      <w:r w:rsidR="00B46970" w:rsidRPr="00856181">
        <w:rPr>
          <w:rFonts w:ascii="Times New Roman" w:hAnsi="Times New Roman" w:cs="Times New Roman"/>
          <w:sz w:val="24"/>
          <w:szCs w:val="24"/>
        </w:rPr>
        <w:t>accesses</w:t>
      </w:r>
      <w:r w:rsidR="00BE1E33" w:rsidRPr="00856181">
        <w:rPr>
          <w:rFonts w:ascii="Times New Roman" w:hAnsi="Times New Roman" w:cs="Times New Roman"/>
          <w:sz w:val="24"/>
          <w:szCs w:val="24"/>
        </w:rPr>
        <w:t xml:space="preserve"> Mr. Kwame’s health informatio</w:t>
      </w:r>
      <w:r w:rsidR="006E7320" w:rsidRPr="00856181">
        <w:rPr>
          <w:rFonts w:ascii="Times New Roman" w:hAnsi="Times New Roman" w:cs="Times New Roman"/>
          <w:sz w:val="24"/>
          <w:szCs w:val="24"/>
        </w:rPr>
        <w:t xml:space="preserve">n to view his track of illness and also adds the new symptoms the patient is </w:t>
      </w:r>
      <w:r w:rsidR="001C5245" w:rsidRPr="00856181">
        <w:rPr>
          <w:rFonts w:ascii="Times New Roman" w:hAnsi="Times New Roman" w:cs="Times New Roman"/>
          <w:sz w:val="24"/>
          <w:szCs w:val="24"/>
        </w:rPr>
        <w:t>witnessing</w:t>
      </w:r>
      <w:r w:rsidR="006E7320" w:rsidRPr="00856181">
        <w:rPr>
          <w:rFonts w:ascii="Times New Roman" w:hAnsi="Times New Roman" w:cs="Times New Roman"/>
          <w:sz w:val="24"/>
          <w:szCs w:val="24"/>
        </w:rPr>
        <w:t xml:space="preserve">. </w:t>
      </w:r>
      <w:r w:rsidR="00CD02C4" w:rsidRPr="00856181">
        <w:rPr>
          <w:rFonts w:ascii="Times New Roman" w:hAnsi="Times New Roman" w:cs="Times New Roman"/>
          <w:sz w:val="24"/>
          <w:szCs w:val="24"/>
        </w:rPr>
        <w:t>The doctor the</w:t>
      </w:r>
      <w:ins w:id="50" w:author="Aelaf Dafla" w:date="2016-03-28T10:32:00Z">
        <w:r w:rsidR="00171307">
          <w:rPr>
            <w:rFonts w:ascii="Times New Roman" w:hAnsi="Times New Roman" w:cs="Times New Roman"/>
            <w:sz w:val="24"/>
            <w:szCs w:val="24"/>
          </w:rPr>
          <w:t>n</w:t>
        </w:r>
      </w:ins>
      <w:r w:rsidR="00CD02C4" w:rsidRPr="00856181">
        <w:rPr>
          <w:rFonts w:ascii="Times New Roman" w:hAnsi="Times New Roman" w:cs="Times New Roman"/>
          <w:sz w:val="24"/>
          <w:szCs w:val="24"/>
        </w:rPr>
        <w:t xml:space="preserve"> refers him to the laboratory to undertake </w:t>
      </w:r>
      <w:del w:id="51" w:author="Aelaf Dafla" w:date="2016-03-28T10:32:00Z">
        <w:r w:rsidR="00CD02C4" w:rsidRPr="00856181" w:rsidDel="00171307">
          <w:rPr>
            <w:rFonts w:ascii="Times New Roman" w:hAnsi="Times New Roman" w:cs="Times New Roman"/>
            <w:sz w:val="24"/>
            <w:szCs w:val="24"/>
          </w:rPr>
          <w:delText xml:space="preserve">certain </w:delText>
        </w:r>
      </w:del>
      <w:ins w:id="52" w:author="Aelaf Dafla" w:date="2016-03-28T10:32:00Z">
        <w:r w:rsidR="00171307">
          <w:rPr>
            <w:rFonts w:ascii="Times New Roman" w:hAnsi="Times New Roman" w:cs="Times New Roman"/>
            <w:sz w:val="24"/>
            <w:szCs w:val="24"/>
          </w:rPr>
          <w:t xml:space="preserve">prescribed </w:t>
        </w:r>
        <w:r w:rsidR="00171307" w:rsidRPr="00856181">
          <w:rPr>
            <w:rFonts w:ascii="Times New Roman" w:hAnsi="Times New Roman" w:cs="Times New Roman"/>
            <w:sz w:val="24"/>
            <w:szCs w:val="24"/>
          </w:rPr>
          <w:t xml:space="preserve"> </w:t>
        </w:r>
      </w:ins>
      <w:r w:rsidR="00CD02C4" w:rsidRPr="00856181">
        <w:rPr>
          <w:rFonts w:ascii="Times New Roman" w:hAnsi="Times New Roman" w:cs="Times New Roman"/>
          <w:sz w:val="24"/>
          <w:szCs w:val="24"/>
        </w:rPr>
        <w:t>tests.</w:t>
      </w:r>
      <w:r w:rsidR="00A87B73" w:rsidRPr="00856181">
        <w:rPr>
          <w:rFonts w:ascii="Times New Roman" w:hAnsi="Times New Roman" w:cs="Times New Roman"/>
          <w:sz w:val="24"/>
          <w:szCs w:val="24"/>
        </w:rPr>
        <w:t xml:space="preserve"> </w:t>
      </w:r>
    </w:p>
    <w:p w14:paraId="5BB734AD" w14:textId="3B205827" w:rsidR="0064488C" w:rsidRPr="00856181" w:rsidRDefault="0064488C"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At the laboratory, the technician can see the list of patients coming for test</w:t>
      </w:r>
      <w:r w:rsidR="00017E36" w:rsidRPr="00856181">
        <w:rPr>
          <w:rFonts w:ascii="Times New Roman" w:hAnsi="Times New Roman" w:cs="Times New Roman"/>
          <w:sz w:val="24"/>
          <w:szCs w:val="24"/>
        </w:rPr>
        <w:t>.</w:t>
      </w:r>
      <w:r w:rsidR="00A1527D" w:rsidRPr="00856181">
        <w:rPr>
          <w:rFonts w:ascii="Times New Roman" w:hAnsi="Times New Roman" w:cs="Times New Roman"/>
          <w:sz w:val="24"/>
          <w:szCs w:val="24"/>
        </w:rPr>
        <w:t xml:space="preserve"> Mr. Kwame’s name appears on the list and is called by the technician. </w:t>
      </w:r>
      <w:r w:rsidR="00F0002C" w:rsidRPr="00856181">
        <w:rPr>
          <w:rFonts w:ascii="Times New Roman" w:hAnsi="Times New Roman" w:cs="Times New Roman"/>
          <w:sz w:val="24"/>
          <w:szCs w:val="24"/>
        </w:rPr>
        <w:t>After the</w:t>
      </w:r>
      <w:r w:rsidR="002527C0" w:rsidRPr="00856181">
        <w:rPr>
          <w:rFonts w:ascii="Times New Roman" w:hAnsi="Times New Roman" w:cs="Times New Roman"/>
          <w:sz w:val="24"/>
          <w:szCs w:val="24"/>
        </w:rPr>
        <w:t xml:space="preserve"> test, the results of the test are recorded against his health information. </w:t>
      </w:r>
    </w:p>
    <w:p w14:paraId="1F243619" w14:textId="1349FD2E" w:rsidR="00702A51" w:rsidRPr="00856181" w:rsidRDefault="009F17D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Mr. Kwame then goes back to the doctor. This time the doctor will have the updated lab results.</w:t>
      </w:r>
      <w:r w:rsidR="008E6C2C" w:rsidRPr="00856181">
        <w:rPr>
          <w:rFonts w:ascii="Times New Roman" w:hAnsi="Times New Roman" w:cs="Times New Roman"/>
          <w:sz w:val="24"/>
          <w:szCs w:val="24"/>
        </w:rPr>
        <w:t xml:space="preserve"> Based on that the doctor then </w:t>
      </w:r>
      <w:r w:rsidR="00A11516" w:rsidRPr="00856181">
        <w:rPr>
          <w:rFonts w:ascii="Times New Roman" w:hAnsi="Times New Roman" w:cs="Times New Roman"/>
          <w:sz w:val="24"/>
          <w:szCs w:val="24"/>
        </w:rPr>
        <w:t>prescribes drugs to the patient.</w:t>
      </w:r>
    </w:p>
    <w:p w14:paraId="4D5929A7" w14:textId="75BA8FC3" w:rsidR="00B13CE8" w:rsidRPr="00856181" w:rsidRDefault="00D04CB8"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B.</w:t>
      </w:r>
      <w:r w:rsidR="00DE53FA" w:rsidRPr="00856181">
        <w:rPr>
          <w:rFonts w:ascii="Times New Roman" w:hAnsi="Times New Roman" w:cs="Times New Roman"/>
          <w:sz w:val="24"/>
          <w:szCs w:val="24"/>
        </w:rPr>
        <w:t xml:space="preserve"> </w:t>
      </w:r>
      <w:r w:rsidR="007B1064" w:rsidRPr="00856181">
        <w:rPr>
          <w:rFonts w:ascii="Times New Roman" w:hAnsi="Times New Roman" w:cs="Times New Roman"/>
          <w:sz w:val="24"/>
          <w:szCs w:val="24"/>
        </w:rPr>
        <w:t>When</w:t>
      </w:r>
      <w:r w:rsidR="00F562AE" w:rsidRPr="00856181">
        <w:rPr>
          <w:rFonts w:ascii="Times New Roman" w:hAnsi="Times New Roman" w:cs="Times New Roman"/>
          <w:sz w:val="24"/>
          <w:szCs w:val="24"/>
        </w:rPr>
        <w:t xml:space="preserve"> Mr. Kwame leaves the </w:t>
      </w:r>
      <w:r w:rsidR="009E3360" w:rsidRPr="00856181">
        <w:rPr>
          <w:rFonts w:ascii="Times New Roman" w:hAnsi="Times New Roman" w:cs="Times New Roman"/>
          <w:sz w:val="24"/>
          <w:szCs w:val="24"/>
        </w:rPr>
        <w:t>hospital;</w:t>
      </w:r>
      <w:r w:rsidR="00620A10" w:rsidRPr="00856181">
        <w:rPr>
          <w:rFonts w:ascii="Times New Roman" w:hAnsi="Times New Roman" w:cs="Times New Roman"/>
          <w:sz w:val="24"/>
          <w:szCs w:val="24"/>
        </w:rPr>
        <w:t xml:space="preserve"> he then goes</w:t>
      </w:r>
      <w:r w:rsidR="00357659" w:rsidRPr="00856181">
        <w:rPr>
          <w:rFonts w:ascii="Times New Roman" w:hAnsi="Times New Roman" w:cs="Times New Roman"/>
          <w:sz w:val="24"/>
          <w:szCs w:val="24"/>
        </w:rPr>
        <w:t xml:space="preserve"> to the nearest pharmacy to get </w:t>
      </w:r>
      <w:r w:rsidR="00412300" w:rsidRPr="00856181">
        <w:rPr>
          <w:rFonts w:ascii="Times New Roman" w:hAnsi="Times New Roman" w:cs="Times New Roman"/>
          <w:sz w:val="24"/>
          <w:szCs w:val="24"/>
        </w:rPr>
        <w:t xml:space="preserve">the drugs that the doctor prescribed to him. </w:t>
      </w:r>
      <w:r w:rsidR="00A65604" w:rsidRPr="00856181">
        <w:rPr>
          <w:rFonts w:ascii="Times New Roman" w:hAnsi="Times New Roman" w:cs="Times New Roman"/>
          <w:sz w:val="24"/>
          <w:szCs w:val="24"/>
        </w:rPr>
        <w:t>He then pre</w:t>
      </w:r>
      <w:r w:rsidR="003C3DC8" w:rsidRPr="00856181">
        <w:rPr>
          <w:rFonts w:ascii="Times New Roman" w:hAnsi="Times New Roman" w:cs="Times New Roman"/>
          <w:sz w:val="24"/>
          <w:szCs w:val="24"/>
        </w:rPr>
        <w:t xml:space="preserve">sents his system identification </w:t>
      </w:r>
      <w:r w:rsidR="0050520E" w:rsidRPr="00856181">
        <w:rPr>
          <w:rFonts w:ascii="Times New Roman" w:hAnsi="Times New Roman" w:cs="Times New Roman"/>
          <w:sz w:val="24"/>
          <w:szCs w:val="24"/>
        </w:rPr>
        <w:t>to the pharmacist, the pharmacist then searches the s</w:t>
      </w:r>
      <w:r w:rsidR="005D254E" w:rsidRPr="00856181">
        <w:rPr>
          <w:rFonts w:ascii="Times New Roman" w:hAnsi="Times New Roman" w:cs="Times New Roman"/>
          <w:sz w:val="24"/>
          <w:szCs w:val="24"/>
        </w:rPr>
        <w:t>ystem for the patient.</w:t>
      </w:r>
      <w:r w:rsidR="00630FEE" w:rsidRPr="00856181">
        <w:rPr>
          <w:rFonts w:ascii="Times New Roman" w:hAnsi="Times New Roman" w:cs="Times New Roman"/>
          <w:sz w:val="24"/>
          <w:szCs w:val="24"/>
        </w:rPr>
        <w:t xml:space="preserve"> When the patient is found,</w:t>
      </w:r>
      <w:r w:rsidR="00046169" w:rsidRPr="00856181">
        <w:rPr>
          <w:rFonts w:ascii="Times New Roman" w:hAnsi="Times New Roman" w:cs="Times New Roman"/>
          <w:sz w:val="24"/>
          <w:szCs w:val="24"/>
        </w:rPr>
        <w:t xml:space="preserve"> the pharmacist can then see the drugs that were prescribed, the hospital the patient visited, </w:t>
      </w:r>
      <w:r w:rsidR="00FD61BB" w:rsidRPr="00856181">
        <w:rPr>
          <w:rFonts w:ascii="Times New Roman" w:hAnsi="Times New Roman" w:cs="Times New Roman"/>
          <w:sz w:val="24"/>
          <w:szCs w:val="24"/>
        </w:rPr>
        <w:t>the name of the doctor that gave</w:t>
      </w:r>
      <w:r w:rsidR="00046169" w:rsidRPr="00856181">
        <w:rPr>
          <w:rFonts w:ascii="Times New Roman" w:hAnsi="Times New Roman" w:cs="Times New Roman"/>
          <w:sz w:val="24"/>
          <w:szCs w:val="24"/>
        </w:rPr>
        <w:t xml:space="preserve"> the </w:t>
      </w:r>
      <w:r w:rsidR="00E06415" w:rsidRPr="00856181">
        <w:rPr>
          <w:rFonts w:ascii="Times New Roman" w:hAnsi="Times New Roman" w:cs="Times New Roman"/>
          <w:sz w:val="24"/>
          <w:szCs w:val="24"/>
        </w:rPr>
        <w:t>prescription</w:t>
      </w:r>
      <w:r w:rsidR="00046169" w:rsidRPr="00856181">
        <w:rPr>
          <w:rFonts w:ascii="Times New Roman" w:hAnsi="Times New Roman" w:cs="Times New Roman"/>
          <w:sz w:val="24"/>
          <w:szCs w:val="24"/>
        </w:rPr>
        <w:t xml:space="preserve"> and other relevant information.</w:t>
      </w:r>
      <w:r w:rsidR="00B13CE8" w:rsidRPr="00856181">
        <w:rPr>
          <w:rFonts w:ascii="Times New Roman" w:hAnsi="Times New Roman" w:cs="Times New Roman"/>
          <w:sz w:val="24"/>
          <w:szCs w:val="24"/>
        </w:rPr>
        <w:t xml:space="preserve"> </w:t>
      </w:r>
    </w:p>
    <w:p w14:paraId="112A2CF2" w14:textId="4644A39E" w:rsidR="007A196C" w:rsidRPr="00856181" w:rsidRDefault="00A7700E"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pharmacist</w:t>
      </w:r>
      <w:r w:rsidR="002D4A7F" w:rsidRPr="00856181">
        <w:rPr>
          <w:rFonts w:ascii="Times New Roman" w:hAnsi="Times New Roman" w:cs="Times New Roman"/>
          <w:sz w:val="24"/>
          <w:szCs w:val="24"/>
        </w:rPr>
        <w:t xml:space="preserve">, Dr. </w:t>
      </w:r>
      <w:r w:rsidR="00A01EF5" w:rsidRPr="00856181">
        <w:rPr>
          <w:rFonts w:ascii="Times New Roman" w:hAnsi="Times New Roman" w:cs="Times New Roman"/>
          <w:sz w:val="24"/>
          <w:szCs w:val="24"/>
        </w:rPr>
        <w:t>Pharm</w:t>
      </w:r>
      <w:r w:rsidRPr="00856181">
        <w:rPr>
          <w:rFonts w:ascii="Times New Roman" w:hAnsi="Times New Roman" w:cs="Times New Roman"/>
          <w:sz w:val="24"/>
          <w:szCs w:val="24"/>
        </w:rPr>
        <w:t xml:space="preserve"> then gives the prescriptions to the patient and indicates it on the system</w:t>
      </w:r>
      <w:r w:rsidR="00C847C8" w:rsidRPr="00856181">
        <w:rPr>
          <w:rFonts w:ascii="Times New Roman" w:hAnsi="Times New Roman" w:cs="Times New Roman"/>
          <w:sz w:val="24"/>
          <w:szCs w:val="24"/>
        </w:rPr>
        <w:t xml:space="preserve"> as delivered. </w:t>
      </w:r>
      <w:r w:rsidR="00E75CF5" w:rsidRPr="00856181">
        <w:rPr>
          <w:rFonts w:ascii="Times New Roman" w:hAnsi="Times New Roman" w:cs="Times New Roman"/>
          <w:sz w:val="24"/>
          <w:szCs w:val="24"/>
        </w:rPr>
        <w:t>When this is done Mr. Kwame can view his drugs on the mobile application</w:t>
      </w:r>
      <w:r w:rsidR="006B256D" w:rsidRPr="00856181">
        <w:rPr>
          <w:rFonts w:ascii="Times New Roman" w:hAnsi="Times New Roman" w:cs="Times New Roman"/>
          <w:sz w:val="24"/>
          <w:szCs w:val="24"/>
        </w:rPr>
        <w:t>.</w:t>
      </w:r>
      <w:r w:rsidR="00E65788" w:rsidRPr="00856181">
        <w:rPr>
          <w:rFonts w:ascii="Times New Roman" w:hAnsi="Times New Roman" w:cs="Times New Roman"/>
          <w:sz w:val="24"/>
          <w:szCs w:val="24"/>
        </w:rPr>
        <w:t xml:space="preserve"> It will also display the time and quantity</w:t>
      </w:r>
      <w:r w:rsidR="00AA2CE4" w:rsidRPr="00856181">
        <w:rPr>
          <w:rFonts w:ascii="Times New Roman" w:hAnsi="Times New Roman" w:cs="Times New Roman"/>
          <w:sz w:val="24"/>
          <w:szCs w:val="24"/>
        </w:rPr>
        <w:t xml:space="preserve"> of the drugs</w:t>
      </w:r>
      <w:r w:rsidR="00E65788" w:rsidRPr="00856181">
        <w:rPr>
          <w:rFonts w:ascii="Times New Roman" w:hAnsi="Times New Roman" w:cs="Times New Roman"/>
          <w:sz w:val="24"/>
          <w:szCs w:val="24"/>
        </w:rPr>
        <w:t xml:space="preserve"> he has to take. </w:t>
      </w:r>
      <w:r w:rsidR="000223DB" w:rsidRPr="00856181">
        <w:rPr>
          <w:rFonts w:ascii="Times New Roman" w:hAnsi="Times New Roman" w:cs="Times New Roman"/>
          <w:sz w:val="24"/>
          <w:szCs w:val="24"/>
        </w:rPr>
        <w:t>Mr. Kwame can pay for the drugs the pharmacist is giving to him by using MTN mobile money.</w:t>
      </w:r>
    </w:p>
    <w:p w14:paraId="0016E0D6" w14:textId="77777777" w:rsidR="001218F7" w:rsidRPr="00856181" w:rsidRDefault="001218F7" w:rsidP="00534625">
      <w:pPr>
        <w:spacing w:line="480" w:lineRule="auto"/>
        <w:jc w:val="both"/>
        <w:rPr>
          <w:rFonts w:ascii="Times New Roman" w:hAnsi="Times New Roman" w:cs="Times New Roman"/>
          <w:sz w:val="24"/>
          <w:szCs w:val="24"/>
        </w:rPr>
      </w:pPr>
    </w:p>
    <w:p w14:paraId="2192CE78" w14:textId="1807A61E" w:rsidR="00AB6CF7" w:rsidRPr="00856181" w:rsidRDefault="00AB6CF7" w:rsidP="000C2CB7">
      <w:pPr>
        <w:pStyle w:val="Heading3"/>
        <w:rPr>
          <w:rFonts w:ascii="Times New Roman" w:hAnsi="Times New Roman" w:cs="Times New Roman"/>
          <w:sz w:val="24"/>
          <w:szCs w:val="24"/>
        </w:rPr>
      </w:pPr>
      <w:bookmarkStart w:id="53" w:name="_Toc446864509"/>
      <w:commentRangeStart w:id="54"/>
      <w:r w:rsidRPr="00856181">
        <w:rPr>
          <w:rFonts w:ascii="Times New Roman" w:hAnsi="Times New Roman" w:cs="Times New Roman"/>
          <w:sz w:val="24"/>
          <w:szCs w:val="24"/>
        </w:rPr>
        <w:lastRenderedPageBreak/>
        <w:t>2.3.2 Use Cases</w:t>
      </w:r>
      <w:bookmarkEnd w:id="53"/>
      <w:commentRangeEnd w:id="54"/>
      <w:r w:rsidR="00171307">
        <w:rPr>
          <w:rStyle w:val="CommentReference"/>
          <w:caps w:val="0"/>
          <w:color w:val="auto"/>
          <w:spacing w:val="0"/>
        </w:rPr>
        <w:commentReference w:id="54"/>
      </w:r>
    </w:p>
    <w:p w14:paraId="399BCED0" w14:textId="5EC09905" w:rsidR="009E06A9" w:rsidRPr="00856181" w:rsidRDefault="00921185"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Below is a use case diagram for the system.</w:t>
      </w:r>
      <w:r w:rsidR="00162FA4" w:rsidRPr="00856181">
        <w:rPr>
          <w:rFonts w:ascii="Times New Roman" w:hAnsi="Times New Roman" w:cs="Times New Roman"/>
          <w:sz w:val="24"/>
          <w:szCs w:val="24"/>
        </w:rPr>
        <w:t xml:space="preserve"> The diagram shows the system actors and how they interact with the system.</w:t>
      </w:r>
      <w:r w:rsidR="00690CA3" w:rsidRPr="00856181">
        <w:rPr>
          <w:rFonts w:ascii="Times New Roman" w:hAnsi="Times New Roman" w:cs="Times New Roman"/>
          <w:sz w:val="24"/>
          <w:szCs w:val="24"/>
        </w:rPr>
        <w:t xml:space="preserve"> </w:t>
      </w:r>
      <w:r w:rsidR="0039346E" w:rsidRPr="00856181">
        <w:rPr>
          <w:rFonts w:ascii="Times New Roman" w:hAnsi="Times New Roman" w:cs="Times New Roman"/>
          <w:sz w:val="24"/>
          <w:szCs w:val="24"/>
        </w:rPr>
        <w:t>The type of interactions that take place and the actor that is involved are</w:t>
      </w:r>
      <w:r w:rsidR="00701B48" w:rsidRPr="00856181">
        <w:rPr>
          <w:rFonts w:ascii="Times New Roman" w:hAnsi="Times New Roman" w:cs="Times New Roman"/>
          <w:sz w:val="24"/>
          <w:szCs w:val="24"/>
        </w:rPr>
        <w:t xml:space="preserve"> illustrated in the diagram.</w:t>
      </w:r>
      <w:r w:rsidR="002B3543" w:rsidRPr="00856181">
        <w:rPr>
          <w:rFonts w:ascii="Times New Roman" w:hAnsi="Times New Roman" w:cs="Times New Roman"/>
          <w:sz w:val="24"/>
          <w:szCs w:val="24"/>
        </w:rPr>
        <w:t xml:space="preserve"> The system has numerous actors and they all interact with</w:t>
      </w:r>
      <w:r w:rsidR="00A22C8F" w:rsidRPr="00856181">
        <w:rPr>
          <w:rFonts w:ascii="Times New Roman" w:hAnsi="Times New Roman" w:cs="Times New Roman"/>
          <w:sz w:val="24"/>
          <w:szCs w:val="24"/>
        </w:rPr>
        <w:t xml:space="preserve"> the system differently.</w:t>
      </w:r>
      <w:ins w:id="55" w:author="Aelaf Dafla" w:date="2016-03-28T10:33:00Z">
        <w:r w:rsidR="00171307">
          <w:rPr>
            <w:rFonts w:ascii="Times New Roman" w:hAnsi="Times New Roman" w:cs="Times New Roman"/>
            <w:sz w:val="24"/>
            <w:szCs w:val="24"/>
          </w:rPr>
          <w:t xml:space="preserve"> </w:t>
        </w:r>
      </w:ins>
    </w:p>
    <w:p w14:paraId="131074A1" w14:textId="319F7804" w:rsidR="007415AF" w:rsidRPr="00856181" w:rsidRDefault="00F43B0B" w:rsidP="00534625">
      <w:pPr>
        <w:spacing w:line="480" w:lineRule="auto"/>
        <w:jc w:val="both"/>
        <w:rPr>
          <w:rFonts w:ascii="Times New Roman" w:hAnsi="Times New Roman" w:cs="Times New Roman"/>
          <w:sz w:val="24"/>
          <w:szCs w:val="24"/>
        </w:rPr>
      </w:pPr>
      <w:r w:rsidRPr="00856181">
        <w:rPr>
          <w:rFonts w:ascii="Times New Roman" w:hAnsi="Times New Roman" w:cs="Times New Roman"/>
          <w:noProof/>
          <w:sz w:val="24"/>
          <w:szCs w:val="24"/>
        </w:rPr>
        <w:drawing>
          <wp:inline distT="0" distB="0" distL="0" distR="0" wp14:anchorId="1924F304" wp14:editId="4007DC3B">
            <wp:extent cx="5938520" cy="4351020"/>
            <wp:effectExtent l="0" t="0" r="5080" b="0"/>
            <wp:docPr id="1" name="Picture 1" descr="../../../../../../Desktop/Screen%20Shot%202016-03-26%20at%2018.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6%20at%2018.05.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4351020"/>
                    </a:xfrm>
                    <a:prstGeom prst="rect">
                      <a:avLst/>
                    </a:prstGeom>
                    <a:noFill/>
                    <a:ln>
                      <a:noFill/>
                    </a:ln>
                  </pic:spPr>
                </pic:pic>
              </a:graphicData>
            </a:graphic>
          </wp:inline>
        </w:drawing>
      </w:r>
    </w:p>
    <w:p w14:paraId="4DCBFD48" w14:textId="10D49DF0" w:rsidR="009344E4" w:rsidRPr="00856181" w:rsidRDefault="009344E4" w:rsidP="00534625">
      <w:pPr>
        <w:spacing w:line="480" w:lineRule="auto"/>
        <w:jc w:val="center"/>
        <w:rPr>
          <w:rFonts w:ascii="Times New Roman" w:hAnsi="Times New Roman" w:cs="Times New Roman"/>
          <w:sz w:val="24"/>
          <w:szCs w:val="24"/>
        </w:rPr>
      </w:pPr>
      <w:r w:rsidRPr="00856181">
        <w:rPr>
          <w:rFonts w:ascii="Times New Roman" w:hAnsi="Times New Roman" w:cs="Times New Roman"/>
          <w:sz w:val="24"/>
          <w:szCs w:val="24"/>
        </w:rPr>
        <w:t>Figure 2.3.2.1 – System Use Case Diagram</w:t>
      </w:r>
    </w:p>
    <w:p w14:paraId="7AE0C566" w14:textId="77777777" w:rsidR="00093D07" w:rsidRPr="00856181" w:rsidRDefault="00093D07" w:rsidP="00534625">
      <w:pPr>
        <w:spacing w:line="480" w:lineRule="auto"/>
        <w:jc w:val="both"/>
        <w:rPr>
          <w:rFonts w:ascii="Times New Roman" w:hAnsi="Times New Roman" w:cs="Times New Roman"/>
          <w:sz w:val="24"/>
          <w:szCs w:val="24"/>
        </w:rPr>
      </w:pPr>
    </w:p>
    <w:p w14:paraId="084DC779" w14:textId="0B34803C" w:rsidR="00CD308F" w:rsidRPr="00856181" w:rsidRDefault="005F12EA"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System </w:t>
      </w:r>
      <w:r w:rsidR="002744F6" w:rsidRPr="00856181">
        <w:rPr>
          <w:rFonts w:ascii="Times New Roman" w:hAnsi="Times New Roman" w:cs="Times New Roman"/>
          <w:sz w:val="24"/>
          <w:szCs w:val="24"/>
        </w:rPr>
        <w:t>Users</w:t>
      </w:r>
    </w:p>
    <w:p w14:paraId="088E7253" w14:textId="315FE9D0" w:rsidR="002744F6" w:rsidRPr="00856181" w:rsidRDefault="002F778D" w:rsidP="00534625">
      <w:pPr>
        <w:pStyle w:val="ListParagraph"/>
        <w:numPr>
          <w:ilvl w:val="0"/>
          <w:numId w:val="9"/>
        </w:num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Security Check</w:t>
      </w:r>
    </w:p>
    <w:p w14:paraId="63B1A6FB" w14:textId="390B342B" w:rsidR="002F778D" w:rsidRPr="00856181" w:rsidRDefault="002F778D"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All the system users must pass through a security check before they can get access to the system to perform their tasks.</w:t>
      </w:r>
      <w:r w:rsidR="006705BA" w:rsidRPr="00856181">
        <w:rPr>
          <w:rFonts w:ascii="Times New Roman" w:hAnsi="Times New Roman" w:cs="Times New Roman"/>
          <w:sz w:val="24"/>
          <w:szCs w:val="24"/>
        </w:rPr>
        <w:t xml:space="preserve"> The security check involves a login page where users will be required to provide system username and password to be allowed access to the system.</w:t>
      </w:r>
    </w:p>
    <w:p w14:paraId="50183760" w14:textId="77777777" w:rsidR="00285DE1" w:rsidRPr="00856181" w:rsidRDefault="00285DE1" w:rsidP="00534625">
      <w:pPr>
        <w:spacing w:line="480" w:lineRule="auto"/>
        <w:jc w:val="both"/>
        <w:rPr>
          <w:rFonts w:ascii="Times New Roman" w:hAnsi="Times New Roman" w:cs="Times New Roman"/>
          <w:sz w:val="24"/>
          <w:szCs w:val="24"/>
        </w:rPr>
      </w:pPr>
    </w:p>
    <w:p w14:paraId="1C887DCE" w14:textId="7624E2FB" w:rsidR="0037115F" w:rsidRPr="00856181" w:rsidRDefault="00FC649D"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System Administrator</w:t>
      </w:r>
    </w:p>
    <w:p w14:paraId="7BD6AFD8" w14:textId="2F4F98C5" w:rsidR="00FC649D" w:rsidRPr="00856181" w:rsidRDefault="00FC649D" w:rsidP="00534625">
      <w:pPr>
        <w:pStyle w:val="ListParagraph"/>
        <w:numPr>
          <w:ilvl w:val="0"/>
          <w:numId w:val="9"/>
        </w:num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Manage Personnel</w:t>
      </w:r>
      <w:r w:rsidR="001C6AED" w:rsidRPr="00856181">
        <w:rPr>
          <w:rFonts w:ascii="Times New Roman" w:hAnsi="Times New Roman" w:cs="Times New Roman"/>
          <w:sz w:val="24"/>
          <w:szCs w:val="24"/>
        </w:rPr>
        <w:t>, System and Hospitals</w:t>
      </w:r>
    </w:p>
    <w:p w14:paraId="1FEC0EBA" w14:textId="385BA82D" w:rsidR="00765FB0" w:rsidRPr="00856181" w:rsidRDefault="00FC649D"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role of the system admin</w:t>
      </w:r>
      <w:r w:rsidR="00DB0610" w:rsidRPr="00856181">
        <w:rPr>
          <w:rFonts w:ascii="Times New Roman" w:hAnsi="Times New Roman" w:cs="Times New Roman"/>
          <w:sz w:val="24"/>
          <w:szCs w:val="24"/>
        </w:rPr>
        <w:t>istrator</w:t>
      </w:r>
      <w:r w:rsidRPr="00856181">
        <w:rPr>
          <w:rFonts w:ascii="Times New Roman" w:hAnsi="Times New Roman" w:cs="Times New Roman"/>
          <w:sz w:val="24"/>
          <w:szCs w:val="24"/>
        </w:rPr>
        <w:t xml:space="preserve"> is to </w:t>
      </w:r>
      <w:r w:rsidR="00285DE1" w:rsidRPr="00856181">
        <w:rPr>
          <w:rFonts w:ascii="Times New Roman" w:hAnsi="Times New Roman" w:cs="Times New Roman"/>
          <w:sz w:val="24"/>
          <w:szCs w:val="24"/>
        </w:rPr>
        <w:t>manage other users</w:t>
      </w:r>
      <w:r w:rsidR="006B1F6A" w:rsidRPr="00856181">
        <w:rPr>
          <w:rFonts w:ascii="Times New Roman" w:hAnsi="Times New Roman" w:cs="Times New Roman"/>
          <w:sz w:val="24"/>
          <w:szCs w:val="24"/>
        </w:rPr>
        <w:t xml:space="preserve"> of the system. These users are</w:t>
      </w:r>
      <w:r w:rsidR="0037030E" w:rsidRPr="00856181">
        <w:rPr>
          <w:rFonts w:ascii="Times New Roman" w:hAnsi="Times New Roman" w:cs="Times New Roman"/>
          <w:sz w:val="24"/>
          <w:szCs w:val="24"/>
        </w:rPr>
        <w:t xml:space="preserve"> the health officials that use the system to perform their tasks.</w:t>
      </w:r>
      <w:r w:rsidR="00D205BD" w:rsidRPr="00856181">
        <w:rPr>
          <w:rFonts w:ascii="Times New Roman" w:hAnsi="Times New Roman" w:cs="Times New Roman"/>
          <w:sz w:val="24"/>
          <w:szCs w:val="24"/>
        </w:rPr>
        <w:t xml:space="preserve"> The management of personnel involves adding new users, </w:t>
      </w:r>
      <w:r w:rsidR="00765FB0" w:rsidRPr="00856181">
        <w:rPr>
          <w:rFonts w:ascii="Times New Roman" w:hAnsi="Times New Roman" w:cs="Times New Roman"/>
          <w:sz w:val="24"/>
          <w:szCs w:val="24"/>
        </w:rPr>
        <w:t>editing their profile, granting and denying users access to the system.</w:t>
      </w:r>
    </w:p>
    <w:p w14:paraId="3CAA304B" w14:textId="7F83D26E" w:rsidR="00F129C9" w:rsidRPr="00856181" w:rsidRDefault="00F129C9"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The administrator is also responsible for </w:t>
      </w:r>
      <w:r w:rsidR="002517D3" w:rsidRPr="00856181">
        <w:rPr>
          <w:rFonts w:ascii="Times New Roman" w:hAnsi="Times New Roman" w:cs="Times New Roman"/>
          <w:sz w:val="24"/>
          <w:szCs w:val="24"/>
        </w:rPr>
        <w:t>managing the system.</w:t>
      </w:r>
      <w:r w:rsidR="00D46A32" w:rsidRPr="00856181">
        <w:rPr>
          <w:rFonts w:ascii="Times New Roman" w:hAnsi="Times New Roman" w:cs="Times New Roman"/>
          <w:sz w:val="24"/>
          <w:szCs w:val="24"/>
        </w:rPr>
        <w:t xml:space="preserve"> This will be done by adding users to different roles</w:t>
      </w:r>
      <w:r w:rsidR="00E43F8B" w:rsidRPr="00856181">
        <w:rPr>
          <w:rFonts w:ascii="Times New Roman" w:hAnsi="Times New Roman" w:cs="Times New Roman"/>
          <w:sz w:val="24"/>
          <w:szCs w:val="24"/>
        </w:rPr>
        <w:t xml:space="preserve"> and each role has its own rights and privileges on the system.</w:t>
      </w:r>
    </w:p>
    <w:p w14:paraId="664BA848" w14:textId="2C68789A" w:rsidR="00E43F8B" w:rsidRPr="00856181" w:rsidRDefault="00F67843"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The management of hospitals </w:t>
      </w:r>
      <w:r w:rsidR="00257520" w:rsidRPr="00856181">
        <w:rPr>
          <w:rFonts w:ascii="Times New Roman" w:hAnsi="Times New Roman" w:cs="Times New Roman"/>
          <w:sz w:val="24"/>
          <w:szCs w:val="24"/>
        </w:rPr>
        <w:t>and pharmacies is also another task for the system administrator.</w:t>
      </w:r>
      <w:r w:rsidR="00813399" w:rsidRPr="00856181">
        <w:rPr>
          <w:rFonts w:ascii="Times New Roman" w:hAnsi="Times New Roman" w:cs="Times New Roman"/>
          <w:sz w:val="24"/>
          <w:szCs w:val="24"/>
        </w:rPr>
        <w:t xml:space="preserve"> The admin can add, edit and disable new hospital and pharmacy on the system.</w:t>
      </w:r>
    </w:p>
    <w:p w14:paraId="0CB21570" w14:textId="78AEE742" w:rsidR="0057536C" w:rsidRPr="00856181" w:rsidRDefault="00B25FE1" w:rsidP="00534625">
      <w:pPr>
        <w:spacing w:line="480" w:lineRule="auto"/>
        <w:jc w:val="both"/>
        <w:rPr>
          <w:rFonts w:ascii="Times New Roman" w:hAnsi="Times New Roman" w:cs="Times New Roman"/>
          <w:sz w:val="24"/>
          <w:szCs w:val="24"/>
        </w:rPr>
      </w:pPr>
      <w:ins w:id="56" w:author="Aelaf Dafla" w:date="2016-03-28T10:40:00Z">
        <w:r>
          <w:rPr>
            <w:rFonts w:ascii="Times New Roman" w:hAnsi="Times New Roman" w:cs="Times New Roman"/>
            <w:sz w:val="24"/>
            <w:szCs w:val="24"/>
          </w:rPr>
          <w:t xml:space="preserve">You should have an activity diagram based on scenario </w:t>
        </w:r>
      </w:ins>
    </w:p>
    <w:p w14:paraId="26ED28C7" w14:textId="77777777" w:rsidR="0057536C" w:rsidRPr="00856181" w:rsidRDefault="0057536C" w:rsidP="00534625">
      <w:pPr>
        <w:spacing w:line="480" w:lineRule="auto"/>
        <w:jc w:val="both"/>
        <w:rPr>
          <w:rFonts w:ascii="Times New Roman" w:hAnsi="Times New Roman" w:cs="Times New Roman"/>
          <w:sz w:val="24"/>
          <w:szCs w:val="24"/>
        </w:rPr>
      </w:pPr>
    </w:p>
    <w:p w14:paraId="09CE4240" w14:textId="77777777" w:rsidR="005F72CE" w:rsidRPr="00856181" w:rsidRDefault="005F72CE" w:rsidP="00534625">
      <w:pPr>
        <w:spacing w:line="480" w:lineRule="auto"/>
        <w:jc w:val="both"/>
        <w:rPr>
          <w:rFonts w:ascii="Times New Roman" w:hAnsi="Times New Roman" w:cs="Times New Roman"/>
          <w:sz w:val="24"/>
          <w:szCs w:val="24"/>
        </w:rPr>
      </w:pPr>
    </w:p>
    <w:p w14:paraId="17A359ED" w14:textId="4EF71638" w:rsidR="00C362A5" w:rsidRPr="00856181" w:rsidRDefault="00171307" w:rsidP="00534625">
      <w:pPr>
        <w:spacing w:line="480" w:lineRule="auto"/>
        <w:jc w:val="both"/>
        <w:rPr>
          <w:rFonts w:ascii="Times New Roman" w:hAnsi="Times New Roman" w:cs="Times New Roman"/>
          <w:sz w:val="24"/>
          <w:szCs w:val="24"/>
        </w:rPr>
      </w:pPr>
      <w:ins w:id="57" w:author="Aelaf Dafla" w:date="2016-03-28T10:38:00Z">
        <w:r>
          <w:rPr>
            <w:rFonts w:ascii="Times New Roman" w:hAnsi="Times New Roman" w:cs="Times New Roman"/>
            <w:sz w:val="24"/>
            <w:szCs w:val="24"/>
          </w:rPr>
          <w:t xml:space="preserve">I recommend that you combine chapter 3 and 2 </w:t>
        </w:r>
      </w:ins>
    </w:p>
    <w:p w14:paraId="75BE9988" w14:textId="73AE508D" w:rsidR="009D1823" w:rsidRPr="00856181" w:rsidRDefault="009D1823" w:rsidP="000C2CB7">
      <w:pPr>
        <w:pStyle w:val="Heading1"/>
        <w:rPr>
          <w:rFonts w:ascii="Times New Roman" w:hAnsi="Times New Roman" w:cs="Times New Roman"/>
          <w:sz w:val="24"/>
          <w:szCs w:val="24"/>
        </w:rPr>
      </w:pPr>
      <w:bookmarkStart w:id="58" w:name="_Toc446864510"/>
      <w:r w:rsidRPr="00856181">
        <w:rPr>
          <w:rFonts w:ascii="Times New Roman" w:hAnsi="Times New Roman" w:cs="Times New Roman"/>
          <w:sz w:val="24"/>
          <w:szCs w:val="24"/>
        </w:rPr>
        <w:t>Chapter 3</w:t>
      </w:r>
      <w:r w:rsidR="00C35E9B" w:rsidRPr="00856181">
        <w:rPr>
          <w:rFonts w:ascii="Times New Roman" w:hAnsi="Times New Roman" w:cs="Times New Roman"/>
          <w:sz w:val="24"/>
          <w:szCs w:val="24"/>
        </w:rPr>
        <w:t xml:space="preserve">: </w:t>
      </w:r>
      <w:r w:rsidR="008B2262" w:rsidRPr="00856181">
        <w:rPr>
          <w:rFonts w:ascii="Times New Roman" w:hAnsi="Times New Roman" w:cs="Times New Roman"/>
          <w:sz w:val="24"/>
          <w:szCs w:val="24"/>
        </w:rPr>
        <w:t>Architecture</w:t>
      </w:r>
      <w:r w:rsidR="00C35E9B" w:rsidRPr="00856181">
        <w:rPr>
          <w:rFonts w:ascii="Times New Roman" w:hAnsi="Times New Roman" w:cs="Times New Roman"/>
          <w:sz w:val="24"/>
          <w:szCs w:val="24"/>
        </w:rPr>
        <w:t xml:space="preserve"> And Design</w:t>
      </w:r>
      <w:bookmarkEnd w:id="58"/>
    </w:p>
    <w:p w14:paraId="559315D7" w14:textId="4D5BBF23" w:rsidR="00E73696" w:rsidRPr="00856181" w:rsidRDefault="00C91F3E"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This chapter will focus on the abstract models of the system. In doing so, Unified Modeling Language (UML) will be used to represent the system</w:t>
      </w:r>
      <w:r w:rsidR="0067206E" w:rsidRPr="00856181">
        <w:rPr>
          <w:rFonts w:ascii="Times New Roman" w:hAnsi="Times New Roman" w:cs="Times New Roman"/>
          <w:sz w:val="24"/>
          <w:szCs w:val="24"/>
        </w:rPr>
        <w:t xml:space="preserve"> at different perspectives. </w:t>
      </w:r>
      <w:r w:rsidR="00E558EB" w:rsidRPr="00856181">
        <w:rPr>
          <w:rFonts w:ascii="Times New Roman" w:hAnsi="Times New Roman" w:cs="Times New Roman"/>
          <w:sz w:val="24"/>
          <w:szCs w:val="24"/>
        </w:rPr>
        <w:t xml:space="preserve">UML will be used to describe the interaction and </w:t>
      </w:r>
      <w:r w:rsidR="00463C49" w:rsidRPr="00856181">
        <w:rPr>
          <w:rFonts w:ascii="Times New Roman" w:hAnsi="Times New Roman" w:cs="Times New Roman"/>
          <w:sz w:val="24"/>
          <w:szCs w:val="24"/>
        </w:rPr>
        <w:t>structural models to illustrate how the components of the system communicates with one another.</w:t>
      </w:r>
    </w:p>
    <w:p w14:paraId="0D8A23BB" w14:textId="77777777" w:rsidR="00400A2A" w:rsidRPr="00856181" w:rsidRDefault="00400A2A" w:rsidP="00534625">
      <w:pPr>
        <w:spacing w:line="480" w:lineRule="auto"/>
        <w:jc w:val="both"/>
        <w:rPr>
          <w:rFonts w:ascii="Times New Roman" w:hAnsi="Times New Roman" w:cs="Times New Roman"/>
          <w:sz w:val="24"/>
          <w:szCs w:val="24"/>
        </w:rPr>
      </w:pPr>
    </w:p>
    <w:p w14:paraId="078983AB" w14:textId="0AD04AC7" w:rsidR="00400A2A" w:rsidRPr="00856181" w:rsidRDefault="00400A2A" w:rsidP="000C2CB7">
      <w:pPr>
        <w:pStyle w:val="Heading2"/>
        <w:rPr>
          <w:rFonts w:ascii="Times New Roman" w:hAnsi="Times New Roman" w:cs="Times New Roman"/>
          <w:sz w:val="24"/>
          <w:szCs w:val="24"/>
        </w:rPr>
      </w:pPr>
      <w:bookmarkStart w:id="59" w:name="_Toc446864511"/>
      <w:r w:rsidRPr="00856181">
        <w:rPr>
          <w:rFonts w:ascii="Times New Roman" w:hAnsi="Times New Roman" w:cs="Times New Roman"/>
          <w:sz w:val="24"/>
          <w:szCs w:val="24"/>
        </w:rPr>
        <w:t xml:space="preserve">3.1 </w:t>
      </w:r>
      <w:r w:rsidR="00A62D84" w:rsidRPr="00856181">
        <w:rPr>
          <w:rFonts w:ascii="Times New Roman" w:hAnsi="Times New Roman" w:cs="Times New Roman"/>
          <w:sz w:val="24"/>
          <w:szCs w:val="24"/>
        </w:rPr>
        <w:t>System Architecture</w:t>
      </w:r>
      <w:bookmarkEnd w:id="59"/>
    </w:p>
    <w:p w14:paraId="4B9AC04E" w14:textId="5576A9AD" w:rsidR="00A62D84" w:rsidRPr="00856181" w:rsidRDefault="00C905E3"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Central~HealthMS</w:t>
      </w:r>
      <w:r w:rsidR="0083751B" w:rsidRPr="00856181">
        <w:rPr>
          <w:rFonts w:ascii="Times New Roman" w:hAnsi="Times New Roman" w:cs="Times New Roman"/>
          <w:sz w:val="24"/>
          <w:szCs w:val="24"/>
        </w:rPr>
        <w:t xml:space="preserve"> </w:t>
      </w:r>
      <w:r w:rsidR="00325AC5" w:rsidRPr="00856181">
        <w:rPr>
          <w:rFonts w:ascii="Times New Roman" w:hAnsi="Times New Roman" w:cs="Times New Roman"/>
          <w:sz w:val="24"/>
          <w:szCs w:val="24"/>
        </w:rPr>
        <w:t>is a web application that should be accessed by all the users at any given time.</w:t>
      </w:r>
      <w:r w:rsidR="004D3846" w:rsidRPr="00856181">
        <w:rPr>
          <w:rFonts w:ascii="Times New Roman" w:hAnsi="Times New Roman" w:cs="Times New Roman"/>
          <w:sz w:val="24"/>
          <w:szCs w:val="24"/>
        </w:rPr>
        <w:t xml:space="preserve"> </w:t>
      </w:r>
      <w:r w:rsidR="00BE7867" w:rsidRPr="00856181">
        <w:rPr>
          <w:rFonts w:ascii="Times New Roman" w:hAnsi="Times New Roman" w:cs="Times New Roman"/>
          <w:sz w:val="24"/>
          <w:szCs w:val="24"/>
        </w:rPr>
        <w:t>The system however follows the generic client-server architecture to be able to allow all the users to access the application.</w:t>
      </w:r>
      <w:r w:rsidR="00B54827" w:rsidRPr="00856181">
        <w:rPr>
          <w:rFonts w:ascii="Times New Roman" w:hAnsi="Times New Roman" w:cs="Times New Roman"/>
          <w:sz w:val="24"/>
          <w:szCs w:val="24"/>
        </w:rPr>
        <w:t xml:space="preserve"> </w:t>
      </w:r>
    </w:p>
    <w:p w14:paraId="4C497940" w14:textId="6CC1265A" w:rsidR="00DD4EE4" w:rsidRPr="00856181" w:rsidRDefault="00BA5308" w:rsidP="00534625">
      <w:pPr>
        <w:spacing w:line="480" w:lineRule="auto"/>
        <w:jc w:val="both"/>
        <w:rPr>
          <w:rFonts w:ascii="Times New Roman" w:hAnsi="Times New Roman" w:cs="Times New Roman"/>
          <w:sz w:val="24"/>
          <w:szCs w:val="24"/>
        </w:rPr>
      </w:pPr>
      <w:ins w:id="60" w:author="Fredrick Abayie" w:date="2016-03-29T21:33:00Z">
        <w:r>
          <w:rPr>
            <w:rFonts w:ascii="Times New Roman" w:hAnsi="Times New Roman" w:cs="Times New Roman"/>
            <w:noProof/>
            <w:sz w:val="24"/>
            <w:szCs w:val="24"/>
          </w:rPr>
          <w:drawing>
            <wp:inline distT="0" distB="0" distL="0" distR="0" wp14:anchorId="7E585EC0" wp14:editId="2A392159">
              <wp:extent cx="5939155" cy="4157345"/>
              <wp:effectExtent l="0" t="0" r="4445" b="8255"/>
              <wp:docPr id="3" name="Picture 3" descr="images/system%20modelli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system%20modelling-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4157345"/>
                      </a:xfrm>
                      <a:prstGeom prst="rect">
                        <a:avLst/>
                      </a:prstGeom>
                      <a:noFill/>
                      <a:ln>
                        <a:noFill/>
                      </a:ln>
                    </pic:spPr>
                  </pic:pic>
                </a:graphicData>
              </a:graphic>
            </wp:inline>
          </w:drawing>
        </w:r>
      </w:ins>
      <w:del w:id="61" w:author="Fredrick Abayie" w:date="2016-03-29T21:32:00Z">
        <w:r w:rsidR="00D67B59" w:rsidRPr="00856181" w:rsidDel="000F3037">
          <w:rPr>
            <w:rFonts w:ascii="Times New Roman" w:hAnsi="Times New Roman" w:cs="Times New Roman"/>
            <w:noProof/>
            <w:sz w:val="24"/>
            <w:szCs w:val="24"/>
          </w:rPr>
          <w:drawing>
            <wp:inline distT="0" distB="0" distL="0" distR="0" wp14:anchorId="2BC2ED11" wp14:editId="080BF81A">
              <wp:extent cx="5938520" cy="4159885"/>
              <wp:effectExtent l="0" t="0" r="5080" b="5715"/>
              <wp:docPr id="4" name="Picture 4" descr="system%20architecture-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20architecture-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4159885"/>
                      </a:xfrm>
                      <a:prstGeom prst="rect">
                        <a:avLst/>
                      </a:prstGeom>
                      <a:noFill/>
                      <a:ln>
                        <a:noFill/>
                      </a:ln>
                    </pic:spPr>
                  </pic:pic>
                </a:graphicData>
              </a:graphic>
            </wp:inline>
          </w:drawing>
        </w:r>
      </w:del>
    </w:p>
    <w:p w14:paraId="445840F7" w14:textId="5811E5DD" w:rsidR="00B54827" w:rsidRPr="00856181" w:rsidRDefault="00547C3F"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lastRenderedPageBreak/>
        <w:t>Figure 3.1.1 Client-Server Architecture</w:t>
      </w:r>
    </w:p>
    <w:p w14:paraId="08C12BE2" w14:textId="6B3792E1" w:rsidR="00B54827" w:rsidRPr="00856181" w:rsidRDefault="002D1EF3"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For a client to access the application, there must be a stable internet connection to be able to make an HTTP request to the server hosting Central~HealthMS application.</w:t>
      </w:r>
      <w:r w:rsidR="004B779F" w:rsidRPr="00856181">
        <w:rPr>
          <w:rFonts w:ascii="Times New Roman" w:hAnsi="Times New Roman" w:cs="Times New Roman"/>
          <w:sz w:val="24"/>
          <w:szCs w:val="24"/>
        </w:rPr>
        <w:t xml:space="preserve"> When the client request for a page from the server, the client waits until it receives a reply in the form of content requested for from the server.</w:t>
      </w:r>
      <w:r w:rsidR="002D0940" w:rsidRPr="00856181">
        <w:rPr>
          <w:rFonts w:ascii="Times New Roman" w:hAnsi="Times New Roman" w:cs="Times New Roman"/>
          <w:sz w:val="24"/>
          <w:szCs w:val="24"/>
        </w:rPr>
        <w:t xml:space="preserve"> </w:t>
      </w:r>
      <w:r w:rsidR="00190CB2" w:rsidRPr="00856181">
        <w:rPr>
          <w:rFonts w:ascii="Times New Roman" w:hAnsi="Times New Roman" w:cs="Times New Roman"/>
          <w:sz w:val="24"/>
          <w:szCs w:val="24"/>
        </w:rPr>
        <w:t xml:space="preserve">This </w:t>
      </w:r>
      <w:r w:rsidR="005263BE" w:rsidRPr="00856181">
        <w:rPr>
          <w:rFonts w:ascii="Times New Roman" w:hAnsi="Times New Roman" w:cs="Times New Roman"/>
          <w:sz w:val="24"/>
          <w:szCs w:val="24"/>
        </w:rPr>
        <w:t>architecture</w:t>
      </w:r>
      <w:r w:rsidR="00190CB2" w:rsidRPr="00856181">
        <w:rPr>
          <w:rFonts w:ascii="Times New Roman" w:hAnsi="Times New Roman" w:cs="Times New Roman"/>
          <w:sz w:val="24"/>
          <w:szCs w:val="24"/>
        </w:rPr>
        <w:t xml:space="preserve"> is preferred because users can then access the applic</w:t>
      </w:r>
      <w:r w:rsidR="00EF3E28" w:rsidRPr="00856181">
        <w:rPr>
          <w:rFonts w:ascii="Times New Roman" w:hAnsi="Times New Roman" w:cs="Times New Roman"/>
          <w:sz w:val="24"/>
          <w:szCs w:val="24"/>
        </w:rPr>
        <w:t>ation no matter their location all they need is access to the internet.</w:t>
      </w:r>
    </w:p>
    <w:p w14:paraId="70B13EB0" w14:textId="77777777" w:rsidR="00844DD7" w:rsidRPr="00856181" w:rsidRDefault="00844DD7" w:rsidP="00534625">
      <w:pPr>
        <w:spacing w:line="480" w:lineRule="auto"/>
        <w:jc w:val="both"/>
        <w:rPr>
          <w:rFonts w:ascii="Times New Roman" w:hAnsi="Times New Roman" w:cs="Times New Roman"/>
          <w:sz w:val="24"/>
          <w:szCs w:val="24"/>
        </w:rPr>
      </w:pPr>
    </w:p>
    <w:p w14:paraId="5ABED4C1" w14:textId="3E12A947" w:rsidR="00844DD7" w:rsidRPr="00856181" w:rsidRDefault="00BE6BB4" w:rsidP="000C2CB7">
      <w:pPr>
        <w:pStyle w:val="Heading2"/>
        <w:rPr>
          <w:rFonts w:ascii="Times New Roman" w:hAnsi="Times New Roman" w:cs="Times New Roman"/>
          <w:sz w:val="24"/>
          <w:szCs w:val="24"/>
        </w:rPr>
      </w:pPr>
      <w:bookmarkStart w:id="62" w:name="_Toc446864512"/>
      <w:r w:rsidRPr="00856181">
        <w:rPr>
          <w:rFonts w:ascii="Times New Roman" w:hAnsi="Times New Roman" w:cs="Times New Roman"/>
          <w:sz w:val="24"/>
          <w:szCs w:val="24"/>
        </w:rPr>
        <w:t>3.2</w:t>
      </w:r>
      <w:r w:rsidR="00A60EFF" w:rsidRPr="00856181">
        <w:rPr>
          <w:rFonts w:ascii="Times New Roman" w:hAnsi="Times New Roman" w:cs="Times New Roman"/>
          <w:sz w:val="24"/>
          <w:szCs w:val="24"/>
        </w:rPr>
        <w:t xml:space="preserve"> Architectural Pattern</w:t>
      </w:r>
      <w:bookmarkEnd w:id="62"/>
    </w:p>
    <w:p w14:paraId="1C59B89D" w14:textId="2329D931" w:rsidR="00B059FE" w:rsidRPr="00856181" w:rsidRDefault="00C905E3"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The Central~HealthMS</w:t>
      </w:r>
      <w:r w:rsidR="00B059FE" w:rsidRPr="00856181">
        <w:rPr>
          <w:rFonts w:ascii="Times New Roman" w:hAnsi="Times New Roman" w:cs="Times New Roman"/>
          <w:sz w:val="24"/>
          <w:szCs w:val="24"/>
        </w:rPr>
        <w:t xml:space="preserve"> will be developed based on the the Model-View-Controller pattern. The structure of the system is based on three components that interact with each other. The model structure is a representation of the database. The model consists of the database architecture that the user interacts with indirectly. The model encompasses the data entities involved with the system. The views represent the interface which serves as an interpreter for the data in the model for the users of the system. The controller component serves as a channel connecting the model and the views. The controller updates the users view when there are changes in the model and updates the model when the user send a command. </w:t>
      </w:r>
    </w:p>
    <w:p w14:paraId="2C6A1909" w14:textId="2F99BFE1" w:rsidR="00FF6F75" w:rsidRPr="00856181" w:rsidRDefault="002F2B95" w:rsidP="00534625">
      <w:pPr>
        <w:spacing w:line="480" w:lineRule="auto"/>
        <w:jc w:val="both"/>
        <w:rPr>
          <w:rFonts w:ascii="Times New Roman" w:hAnsi="Times New Roman" w:cs="Times New Roman"/>
          <w:sz w:val="24"/>
          <w:szCs w:val="24"/>
        </w:rPr>
      </w:pPr>
      <w:r w:rsidRPr="00856181">
        <w:rPr>
          <w:rFonts w:ascii="Times New Roman" w:hAnsi="Times New Roman" w:cs="Times New Roman"/>
          <w:noProof/>
          <w:sz w:val="24"/>
          <w:szCs w:val="24"/>
        </w:rPr>
        <w:lastRenderedPageBreak/>
        <w:drawing>
          <wp:inline distT="0" distB="0" distL="0" distR="0" wp14:anchorId="3862E5E4" wp14:editId="22E0A334">
            <wp:extent cx="5943600" cy="4603750"/>
            <wp:effectExtent l="0" t="0" r="0" b="0"/>
            <wp:docPr id="2" name="Picture 2" descr="../../../../../../Desktop/Screen%20Shot%202015-11-16%20at%2016.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16%20at%2016.06.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32B6D1BA" w14:textId="7CA04807" w:rsidR="00000F22" w:rsidRPr="00856181" w:rsidRDefault="00D1105A"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 xml:space="preserve">Figure </w:t>
      </w:r>
      <w:r w:rsidR="00BE6BB4" w:rsidRPr="00856181">
        <w:rPr>
          <w:rFonts w:ascii="Times New Roman" w:hAnsi="Times New Roman" w:cs="Times New Roman"/>
          <w:b/>
          <w:sz w:val="24"/>
          <w:szCs w:val="24"/>
        </w:rPr>
        <w:t>3.2</w:t>
      </w:r>
      <w:r w:rsidR="000259C3" w:rsidRPr="00856181">
        <w:rPr>
          <w:rFonts w:ascii="Times New Roman" w:hAnsi="Times New Roman" w:cs="Times New Roman"/>
          <w:b/>
          <w:sz w:val="24"/>
          <w:szCs w:val="24"/>
        </w:rPr>
        <w:t>.1 – System Architecture</w:t>
      </w:r>
    </w:p>
    <w:p w14:paraId="6460631D" w14:textId="77777777" w:rsidR="00D1105A" w:rsidRPr="00856181" w:rsidRDefault="00D1105A"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The reason why MVC was chosen as the architectural design pattern for the Central~HealthMS system was due to its numerous advantages over other pattern. The pattern will help to represent the data in the model in multiple ways. Central~HealthMS system is a complicated system hence MVC will make updating the system easy. This is because when changes are made to the data entities in the model, these changes do not have any effect on how the views are displayed to the system users. This makes the components in the Central~HealthMS system independent on each other. The use of this pattern for the design of the software is also due to scalability of the system. Since it is advisable for future updates and addition of new functionalities at minimum cost. Since </w:t>
      </w:r>
      <w:r w:rsidRPr="00856181">
        <w:rPr>
          <w:rFonts w:ascii="Times New Roman" w:hAnsi="Times New Roman" w:cs="Times New Roman"/>
          <w:sz w:val="24"/>
          <w:szCs w:val="24"/>
        </w:rPr>
        <w:lastRenderedPageBreak/>
        <w:t>Central~HealthMS system consists of various components, the design pattern will help in faster development and also dividing the components into smaller modules to work on. This will make each component in the system to be easily debugged.</w:t>
      </w:r>
    </w:p>
    <w:p w14:paraId="7A733835" w14:textId="43994BAA" w:rsidR="006517AD" w:rsidRDefault="00171307" w:rsidP="00534625">
      <w:pPr>
        <w:spacing w:line="480" w:lineRule="auto"/>
        <w:jc w:val="both"/>
        <w:rPr>
          <w:ins w:id="63" w:author="Fredrick Abayie" w:date="2016-03-29T21:33:00Z"/>
          <w:rFonts w:ascii="Times New Roman" w:hAnsi="Times New Roman" w:cs="Times New Roman"/>
          <w:sz w:val="24"/>
          <w:szCs w:val="24"/>
        </w:rPr>
      </w:pPr>
      <w:bookmarkStart w:id="64" w:name="_GoBack"/>
      <w:bookmarkEnd w:id="64"/>
      <w:ins w:id="65" w:author="Aelaf Dafla" w:date="2016-03-28T10:39:00Z">
        <w:del w:id="66" w:author="Fredrick Abayie" w:date="2016-03-29T21:33:00Z">
          <w:r w:rsidDel="00BC0ABC">
            <w:rPr>
              <w:rFonts w:ascii="Times New Roman" w:hAnsi="Times New Roman" w:cs="Times New Roman"/>
              <w:sz w:val="24"/>
              <w:szCs w:val="24"/>
            </w:rPr>
            <w:delText xml:space="preserve">New Chapter </w:delText>
          </w:r>
        </w:del>
      </w:ins>
      <w:ins w:id="67" w:author="Aelaf Dafla" w:date="2016-03-28T10:37:00Z">
        <w:del w:id="68" w:author="Fredrick Abayie" w:date="2016-03-29T21:33:00Z">
          <w:r w:rsidDel="00BC0ABC">
            <w:rPr>
              <w:rFonts w:ascii="Times New Roman" w:hAnsi="Times New Roman" w:cs="Times New Roman"/>
              <w:sz w:val="24"/>
              <w:szCs w:val="24"/>
            </w:rPr>
            <w:delText xml:space="preserve">New page </w:delText>
          </w:r>
        </w:del>
      </w:ins>
    </w:p>
    <w:p w14:paraId="04A0FCD1" w14:textId="77777777" w:rsidR="006517AD" w:rsidRDefault="006517AD" w:rsidP="00534625">
      <w:pPr>
        <w:spacing w:line="480" w:lineRule="auto"/>
        <w:jc w:val="both"/>
        <w:rPr>
          <w:ins w:id="69" w:author="Fredrick Abayie" w:date="2016-03-29T21:33:00Z"/>
          <w:rFonts w:ascii="Times New Roman" w:hAnsi="Times New Roman" w:cs="Times New Roman"/>
          <w:sz w:val="24"/>
          <w:szCs w:val="24"/>
        </w:rPr>
      </w:pPr>
    </w:p>
    <w:p w14:paraId="2F0F96B9" w14:textId="77777777" w:rsidR="006517AD" w:rsidRDefault="006517AD" w:rsidP="00534625">
      <w:pPr>
        <w:spacing w:line="480" w:lineRule="auto"/>
        <w:jc w:val="both"/>
        <w:rPr>
          <w:ins w:id="70" w:author="Fredrick Abayie" w:date="2016-03-29T21:33:00Z"/>
          <w:rFonts w:ascii="Times New Roman" w:hAnsi="Times New Roman" w:cs="Times New Roman"/>
          <w:sz w:val="24"/>
          <w:szCs w:val="24"/>
        </w:rPr>
      </w:pPr>
    </w:p>
    <w:p w14:paraId="041604E9" w14:textId="77777777" w:rsidR="006517AD" w:rsidRDefault="006517AD" w:rsidP="00534625">
      <w:pPr>
        <w:spacing w:line="480" w:lineRule="auto"/>
        <w:jc w:val="both"/>
        <w:rPr>
          <w:ins w:id="71" w:author="Fredrick Abayie" w:date="2016-03-29T21:33:00Z"/>
          <w:rFonts w:ascii="Times New Roman" w:hAnsi="Times New Roman" w:cs="Times New Roman"/>
          <w:sz w:val="24"/>
          <w:szCs w:val="24"/>
        </w:rPr>
      </w:pPr>
    </w:p>
    <w:p w14:paraId="5BC71FFB" w14:textId="77777777" w:rsidR="006517AD" w:rsidRDefault="006517AD" w:rsidP="00534625">
      <w:pPr>
        <w:spacing w:line="480" w:lineRule="auto"/>
        <w:jc w:val="both"/>
        <w:rPr>
          <w:ins w:id="72" w:author="Fredrick Abayie" w:date="2016-03-29T21:33:00Z"/>
          <w:rFonts w:ascii="Times New Roman" w:hAnsi="Times New Roman" w:cs="Times New Roman"/>
          <w:sz w:val="24"/>
          <w:szCs w:val="24"/>
        </w:rPr>
      </w:pPr>
    </w:p>
    <w:p w14:paraId="0122C903" w14:textId="77777777" w:rsidR="006517AD" w:rsidRDefault="006517AD" w:rsidP="00534625">
      <w:pPr>
        <w:spacing w:line="480" w:lineRule="auto"/>
        <w:jc w:val="both"/>
        <w:rPr>
          <w:ins w:id="73" w:author="Fredrick Abayie" w:date="2016-03-29T21:33:00Z"/>
          <w:rFonts w:ascii="Times New Roman" w:hAnsi="Times New Roman" w:cs="Times New Roman"/>
          <w:sz w:val="24"/>
          <w:szCs w:val="24"/>
        </w:rPr>
      </w:pPr>
    </w:p>
    <w:p w14:paraId="2E862FFD" w14:textId="77777777" w:rsidR="006517AD" w:rsidRDefault="006517AD" w:rsidP="00534625">
      <w:pPr>
        <w:spacing w:line="480" w:lineRule="auto"/>
        <w:jc w:val="both"/>
        <w:rPr>
          <w:ins w:id="74" w:author="Fredrick Abayie" w:date="2016-03-29T21:33:00Z"/>
          <w:rFonts w:ascii="Times New Roman" w:hAnsi="Times New Roman" w:cs="Times New Roman"/>
          <w:sz w:val="24"/>
          <w:szCs w:val="24"/>
        </w:rPr>
      </w:pPr>
    </w:p>
    <w:p w14:paraId="6CEBC3B7" w14:textId="77777777" w:rsidR="006517AD" w:rsidRDefault="006517AD" w:rsidP="00534625">
      <w:pPr>
        <w:spacing w:line="480" w:lineRule="auto"/>
        <w:jc w:val="both"/>
        <w:rPr>
          <w:ins w:id="75" w:author="Fredrick Abayie" w:date="2016-03-29T21:33:00Z"/>
          <w:rFonts w:ascii="Times New Roman" w:hAnsi="Times New Roman" w:cs="Times New Roman"/>
          <w:sz w:val="24"/>
          <w:szCs w:val="24"/>
        </w:rPr>
      </w:pPr>
    </w:p>
    <w:p w14:paraId="2BC041C6" w14:textId="77777777" w:rsidR="006517AD" w:rsidRDefault="006517AD" w:rsidP="00534625">
      <w:pPr>
        <w:spacing w:line="480" w:lineRule="auto"/>
        <w:jc w:val="both"/>
        <w:rPr>
          <w:ins w:id="76" w:author="Fredrick Abayie" w:date="2016-03-29T21:33:00Z"/>
          <w:rFonts w:ascii="Times New Roman" w:hAnsi="Times New Roman" w:cs="Times New Roman"/>
          <w:sz w:val="24"/>
          <w:szCs w:val="24"/>
        </w:rPr>
      </w:pPr>
    </w:p>
    <w:p w14:paraId="09A81596" w14:textId="77777777" w:rsidR="006517AD" w:rsidRDefault="006517AD" w:rsidP="00534625">
      <w:pPr>
        <w:spacing w:line="480" w:lineRule="auto"/>
        <w:jc w:val="both"/>
        <w:rPr>
          <w:ins w:id="77" w:author="Fredrick Abayie" w:date="2016-03-29T21:33:00Z"/>
          <w:rFonts w:ascii="Times New Roman" w:hAnsi="Times New Roman" w:cs="Times New Roman"/>
          <w:sz w:val="24"/>
          <w:szCs w:val="24"/>
        </w:rPr>
      </w:pPr>
    </w:p>
    <w:p w14:paraId="1050C801" w14:textId="77777777" w:rsidR="006517AD" w:rsidRDefault="006517AD" w:rsidP="00534625">
      <w:pPr>
        <w:spacing w:line="480" w:lineRule="auto"/>
        <w:jc w:val="both"/>
        <w:rPr>
          <w:ins w:id="78" w:author="Fredrick Abayie" w:date="2016-03-29T21:33:00Z"/>
          <w:rFonts w:ascii="Times New Roman" w:hAnsi="Times New Roman" w:cs="Times New Roman"/>
          <w:sz w:val="24"/>
          <w:szCs w:val="24"/>
        </w:rPr>
      </w:pPr>
    </w:p>
    <w:p w14:paraId="06157DCC" w14:textId="77777777" w:rsidR="006517AD" w:rsidRDefault="006517AD" w:rsidP="00534625">
      <w:pPr>
        <w:spacing w:line="480" w:lineRule="auto"/>
        <w:jc w:val="both"/>
        <w:rPr>
          <w:ins w:id="79" w:author="Fredrick Abayie" w:date="2016-03-29T21:33:00Z"/>
          <w:rFonts w:ascii="Times New Roman" w:hAnsi="Times New Roman" w:cs="Times New Roman"/>
          <w:sz w:val="24"/>
          <w:szCs w:val="24"/>
        </w:rPr>
      </w:pPr>
    </w:p>
    <w:p w14:paraId="0187ADC4" w14:textId="77777777" w:rsidR="006517AD" w:rsidRDefault="006517AD" w:rsidP="00534625">
      <w:pPr>
        <w:spacing w:line="480" w:lineRule="auto"/>
        <w:jc w:val="both"/>
        <w:rPr>
          <w:ins w:id="80" w:author="Fredrick Abayie" w:date="2016-03-29T21:33:00Z"/>
          <w:rFonts w:ascii="Times New Roman" w:hAnsi="Times New Roman" w:cs="Times New Roman"/>
          <w:sz w:val="24"/>
          <w:szCs w:val="24"/>
        </w:rPr>
      </w:pPr>
    </w:p>
    <w:p w14:paraId="4D21E396" w14:textId="77777777" w:rsidR="006517AD" w:rsidRPr="00856181" w:rsidRDefault="006517AD" w:rsidP="00534625">
      <w:pPr>
        <w:spacing w:line="480" w:lineRule="auto"/>
        <w:jc w:val="both"/>
        <w:rPr>
          <w:rFonts w:ascii="Times New Roman" w:hAnsi="Times New Roman" w:cs="Times New Roman"/>
          <w:sz w:val="24"/>
          <w:szCs w:val="24"/>
        </w:rPr>
      </w:pPr>
    </w:p>
    <w:p w14:paraId="6DE3761B" w14:textId="3C6FD31B" w:rsidR="006E27EC" w:rsidRPr="00856181" w:rsidRDefault="00C35E9B" w:rsidP="000C2CB7">
      <w:pPr>
        <w:pStyle w:val="Heading1"/>
        <w:rPr>
          <w:rFonts w:ascii="Times New Roman" w:hAnsi="Times New Roman" w:cs="Times New Roman"/>
          <w:sz w:val="24"/>
          <w:szCs w:val="24"/>
        </w:rPr>
      </w:pPr>
      <w:bookmarkStart w:id="81" w:name="_Toc446864513"/>
      <w:r w:rsidRPr="00856181">
        <w:rPr>
          <w:rFonts w:ascii="Times New Roman" w:hAnsi="Times New Roman" w:cs="Times New Roman"/>
          <w:sz w:val="24"/>
          <w:szCs w:val="24"/>
        </w:rPr>
        <w:t xml:space="preserve">Chapter 4: </w:t>
      </w:r>
      <w:r w:rsidR="008B2262" w:rsidRPr="00856181">
        <w:rPr>
          <w:rFonts w:ascii="Times New Roman" w:hAnsi="Times New Roman" w:cs="Times New Roman"/>
          <w:sz w:val="24"/>
          <w:szCs w:val="24"/>
        </w:rPr>
        <w:t>Implementation</w:t>
      </w:r>
      <w:bookmarkEnd w:id="81"/>
    </w:p>
    <w:p w14:paraId="3E34988F" w14:textId="379C05EB" w:rsidR="00BB4E7F" w:rsidRPr="00856181" w:rsidRDefault="002D3CA9"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This chapter focuses on</w:t>
      </w:r>
      <w:r w:rsidR="000A1FF8" w:rsidRPr="00856181">
        <w:rPr>
          <w:rFonts w:ascii="Times New Roman" w:hAnsi="Times New Roman" w:cs="Times New Roman"/>
          <w:sz w:val="24"/>
          <w:szCs w:val="24"/>
        </w:rPr>
        <w:t xml:space="preserve"> the tools, components and libraries used for the implementation of Central~HealthMS.</w:t>
      </w:r>
      <w:r w:rsidR="002D3B71" w:rsidRPr="00856181">
        <w:rPr>
          <w:rFonts w:ascii="Times New Roman" w:hAnsi="Times New Roman" w:cs="Times New Roman"/>
          <w:sz w:val="24"/>
          <w:szCs w:val="24"/>
        </w:rPr>
        <w:t xml:space="preserve"> The chapter also provides screenshots of the various user interfaces</w:t>
      </w:r>
      <w:r w:rsidR="00FC7FD6" w:rsidRPr="00856181">
        <w:rPr>
          <w:rFonts w:ascii="Times New Roman" w:hAnsi="Times New Roman" w:cs="Times New Roman"/>
          <w:sz w:val="24"/>
          <w:szCs w:val="24"/>
        </w:rPr>
        <w:t xml:space="preserve"> of the system in different states.</w:t>
      </w:r>
      <w:r w:rsidR="00F10C0A" w:rsidRPr="00856181">
        <w:rPr>
          <w:rFonts w:ascii="Times New Roman" w:hAnsi="Times New Roman" w:cs="Times New Roman"/>
          <w:sz w:val="24"/>
          <w:szCs w:val="24"/>
        </w:rPr>
        <w:t xml:space="preserve"> </w:t>
      </w:r>
    </w:p>
    <w:p w14:paraId="583C9CDE" w14:textId="77777777" w:rsidR="001C1016" w:rsidRPr="00856181" w:rsidRDefault="001C1016" w:rsidP="00534625">
      <w:pPr>
        <w:spacing w:line="480" w:lineRule="auto"/>
        <w:jc w:val="both"/>
        <w:rPr>
          <w:rFonts w:ascii="Times New Roman" w:hAnsi="Times New Roman" w:cs="Times New Roman"/>
          <w:sz w:val="24"/>
          <w:szCs w:val="24"/>
        </w:rPr>
      </w:pPr>
    </w:p>
    <w:p w14:paraId="030A278D" w14:textId="5B73C140" w:rsidR="00F10C0A" w:rsidRPr="00856181" w:rsidRDefault="00E60CAA" w:rsidP="000C2CB7">
      <w:pPr>
        <w:pStyle w:val="Heading2"/>
        <w:rPr>
          <w:rFonts w:ascii="Times New Roman" w:hAnsi="Times New Roman" w:cs="Times New Roman"/>
          <w:sz w:val="24"/>
          <w:szCs w:val="24"/>
        </w:rPr>
      </w:pPr>
      <w:bookmarkStart w:id="82" w:name="_Toc446864514"/>
      <w:r w:rsidRPr="00856181">
        <w:rPr>
          <w:rFonts w:ascii="Times New Roman" w:hAnsi="Times New Roman" w:cs="Times New Roman"/>
          <w:sz w:val="24"/>
          <w:szCs w:val="24"/>
        </w:rPr>
        <w:t>4.1 Process Model</w:t>
      </w:r>
      <w:bookmarkEnd w:id="82"/>
    </w:p>
    <w:p w14:paraId="00D7375E" w14:textId="0C508699" w:rsidR="00E60CAA" w:rsidRPr="00856181" w:rsidRDefault="004F615F"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Before implementation of the software, it was necessary to know the user requirement and </w:t>
      </w:r>
      <w:r w:rsidR="00E93314" w:rsidRPr="00856181">
        <w:rPr>
          <w:rFonts w:ascii="Times New Roman" w:hAnsi="Times New Roman" w:cs="Times New Roman"/>
          <w:sz w:val="24"/>
          <w:szCs w:val="24"/>
        </w:rPr>
        <w:t xml:space="preserve">the </w:t>
      </w:r>
      <w:r w:rsidRPr="00856181">
        <w:rPr>
          <w:rFonts w:ascii="Times New Roman" w:hAnsi="Times New Roman" w:cs="Times New Roman"/>
          <w:sz w:val="24"/>
          <w:szCs w:val="24"/>
        </w:rPr>
        <w:t xml:space="preserve">design </w:t>
      </w:r>
      <w:r w:rsidR="00E93314" w:rsidRPr="00856181">
        <w:rPr>
          <w:rFonts w:ascii="Times New Roman" w:hAnsi="Times New Roman" w:cs="Times New Roman"/>
          <w:sz w:val="24"/>
          <w:szCs w:val="24"/>
        </w:rPr>
        <w:t xml:space="preserve">of </w:t>
      </w:r>
      <w:r w:rsidRPr="00856181">
        <w:rPr>
          <w:rFonts w:ascii="Times New Roman" w:hAnsi="Times New Roman" w:cs="Times New Roman"/>
          <w:sz w:val="24"/>
          <w:szCs w:val="24"/>
        </w:rPr>
        <w:t>the system.</w:t>
      </w:r>
      <w:r w:rsidR="00112496" w:rsidRPr="00856181">
        <w:rPr>
          <w:rFonts w:ascii="Times New Roman" w:hAnsi="Times New Roman" w:cs="Times New Roman"/>
          <w:sz w:val="24"/>
          <w:szCs w:val="24"/>
        </w:rPr>
        <w:t xml:space="preserve"> The waterfall software process model made it possible to be able to design th</w:t>
      </w:r>
      <w:r w:rsidR="00790A7F" w:rsidRPr="00856181">
        <w:rPr>
          <w:rFonts w:ascii="Times New Roman" w:hAnsi="Times New Roman" w:cs="Times New Roman"/>
          <w:sz w:val="24"/>
          <w:szCs w:val="24"/>
        </w:rPr>
        <w:t xml:space="preserve">e system before implementation. </w:t>
      </w:r>
      <w:r w:rsidR="00C04007" w:rsidRPr="00856181">
        <w:rPr>
          <w:rFonts w:ascii="Times New Roman" w:hAnsi="Times New Roman" w:cs="Times New Roman"/>
          <w:sz w:val="24"/>
          <w:szCs w:val="24"/>
        </w:rPr>
        <w:t xml:space="preserve">By following this model, the requirement of the system users </w:t>
      </w:r>
      <w:r w:rsidR="004307B7" w:rsidRPr="00856181">
        <w:rPr>
          <w:rFonts w:ascii="Times New Roman" w:hAnsi="Times New Roman" w:cs="Times New Roman"/>
          <w:sz w:val="24"/>
          <w:szCs w:val="24"/>
        </w:rPr>
        <w:t>was</w:t>
      </w:r>
      <w:r w:rsidR="00C04007" w:rsidRPr="00856181">
        <w:rPr>
          <w:rFonts w:ascii="Times New Roman" w:hAnsi="Times New Roman" w:cs="Times New Roman"/>
          <w:sz w:val="24"/>
          <w:szCs w:val="24"/>
        </w:rPr>
        <w:t xml:space="preserve"> gathered and validated to know the implementable ones from the others. </w:t>
      </w:r>
      <w:r w:rsidR="00ED30C3" w:rsidRPr="00856181">
        <w:rPr>
          <w:rFonts w:ascii="Times New Roman" w:hAnsi="Times New Roman" w:cs="Times New Roman"/>
          <w:sz w:val="24"/>
          <w:szCs w:val="24"/>
        </w:rPr>
        <w:t>This was a major step towards the impl</w:t>
      </w:r>
      <w:r w:rsidR="00C5451C" w:rsidRPr="00856181">
        <w:rPr>
          <w:rFonts w:ascii="Times New Roman" w:hAnsi="Times New Roman" w:cs="Times New Roman"/>
          <w:sz w:val="24"/>
          <w:szCs w:val="24"/>
        </w:rPr>
        <w:t>ementation of Central~HealthMS. After both functional and non-functional requirement of the target users were developed the system was then designed to suit the requirement</w:t>
      </w:r>
      <w:r w:rsidR="00754D06" w:rsidRPr="00856181">
        <w:rPr>
          <w:rFonts w:ascii="Times New Roman" w:hAnsi="Times New Roman" w:cs="Times New Roman"/>
          <w:sz w:val="24"/>
          <w:szCs w:val="24"/>
        </w:rPr>
        <w:t>.</w:t>
      </w:r>
    </w:p>
    <w:p w14:paraId="4F9DCB47" w14:textId="77777777" w:rsidR="00C47972" w:rsidRPr="00856181" w:rsidRDefault="00C47972" w:rsidP="00534625">
      <w:pPr>
        <w:spacing w:line="480" w:lineRule="auto"/>
        <w:jc w:val="both"/>
        <w:rPr>
          <w:rFonts w:ascii="Times New Roman" w:hAnsi="Times New Roman" w:cs="Times New Roman"/>
          <w:sz w:val="24"/>
          <w:szCs w:val="24"/>
        </w:rPr>
      </w:pPr>
    </w:p>
    <w:p w14:paraId="4CAAE0B2" w14:textId="62065AE1" w:rsidR="00C95482" w:rsidRPr="00856181" w:rsidRDefault="00C95482" w:rsidP="000C2CB7">
      <w:pPr>
        <w:pStyle w:val="Heading2"/>
        <w:rPr>
          <w:rFonts w:ascii="Times New Roman" w:hAnsi="Times New Roman" w:cs="Times New Roman"/>
          <w:sz w:val="24"/>
          <w:szCs w:val="24"/>
        </w:rPr>
      </w:pPr>
      <w:bookmarkStart w:id="83" w:name="_Toc446864515"/>
      <w:r w:rsidRPr="00856181">
        <w:rPr>
          <w:rFonts w:ascii="Times New Roman" w:hAnsi="Times New Roman" w:cs="Times New Roman"/>
          <w:sz w:val="24"/>
          <w:szCs w:val="24"/>
        </w:rPr>
        <w:t xml:space="preserve">4.2 </w:t>
      </w:r>
      <w:r w:rsidR="00E56AEB" w:rsidRPr="00856181">
        <w:rPr>
          <w:rFonts w:ascii="Times New Roman" w:hAnsi="Times New Roman" w:cs="Times New Roman"/>
          <w:sz w:val="24"/>
          <w:szCs w:val="24"/>
        </w:rPr>
        <w:t>Tools a</w:t>
      </w:r>
      <w:r w:rsidR="008F1B60" w:rsidRPr="00856181">
        <w:rPr>
          <w:rFonts w:ascii="Times New Roman" w:hAnsi="Times New Roman" w:cs="Times New Roman"/>
          <w:sz w:val="24"/>
          <w:szCs w:val="24"/>
        </w:rPr>
        <w:t>nd Technology</w:t>
      </w:r>
      <w:bookmarkEnd w:id="83"/>
    </w:p>
    <w:p w14:paraId="26252DD5" w14:textId="64A1C60F" w:rsidR="0098648F" w:rsidRPr="00856181" w:rsidRDefault="0042372D"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This section </w:t>
      </w:r>
      <w:r w:rsidR="00BB1F95" w:rsidRPr="00856181">
        <w:rPr>
          <w:rFonts w:ascii="Times New Roman" w:hAnsi="Times New Roman" w:cs="Times New Roman"/>
          <w:sz w:val="24"/>
          <w:szCs w:val="24"/>
        </w:rPr>
        <w:t xml:space="preserve">elaborates the </w:t>
      </w:r>
      <w:r w:rsidRPr="00856181">
        <w:rPr>
          <w:rFonts w:ascii="Times New Roman" w:hAnsi="Times New Roman" w:cs="Times New Roman"/>
          <w:sz w:val="24"/>
          <w:szCs w:val="24"/>
        </w:rPr>
        <w:t xml:space="preserve">tools, languages and </w:t>
      </w:r>
      <w:r w:rsidR="00BB1F95" w:rsidRPr="00856181">
        <w:rPr>
          <w:rFonts w:ascii="Times New Roman" w:hAnsi="Times New Roman" w:cs="Times New Roman"/>
          <w:sz w:val="24"/>
          <w:szCs w:val="24"/>
        </w:rPr>
        <w:t>libraries that were used during the implementation of the Central~HealthMS.</w:t>
      </w:r>
    </w:p>
    <w:p w14:paraId="2D381454" w14:textId="77777777" w:rsidR="00D5470A" w:rsidRPr="00856181" w:rsidRDefault="00D5470A" w:rsidP="00534625">
      <w:pPr>
        <w:spacing w:line="480" w:lineRule="auto"/>
        <w:jc w:val="both"/>
        <w:rPr>
          <w:rFonts w:ascii="Times New Roman" w:hAnsi="Times New Roman" w:cs="Times New Roman"/>
          <w:sz w:val="24"/>
          <w:szCs w:val="24"/>
        </w:rPr>
      </w:pPr>
    </w:p>
    <w:tbl>
      <w:tblPr>
        <w:tblStyle w:val="GridTable4-Accent3"/>
        <w:tblW w:w="9355" w:type="dxa"/>
        <w:tblLook w:val="06A0" w:firstRow="1" w:lastRow="0" w:firstColumn="1" w:lastColumn="0" w:noHBand="1" w:noVBand="1"/>
      </w:tblPr>
      <w:tblGrid>
        <w:gridCol w:w="2065"/>
        <w:gridCol w:w="7290"/>
      </w:tblGrid>
      <w:tr w:rsidR="005669EC" w:rsidRPr="00856181" w14:paraId="64FC93F2" w14:textId="77777777" w:rsidTr="00187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DFC3730" w14:textId="77777777" w:rsidR="000A7712" w:rsidRPr="00856181" w:rsidRDefault="000A7712" w:rsidP="00534625">
            <w:pPr>
              <w:spacing w:line="480" w:lineRule="auto"/>
              <w:jc w:val="center"/>
              <w:rPr>
                <w:rFonts w:ascii="Times New Roman" w:hAnsi="Times New Roman" w:cs="Times New Roman"/>
                <w:sz w:val="24"/>
                <w:szCs w:val="24"/>
              </w:rPr>
            </w:pPr>
            <w:r w:rsidRPr="00856181">
              <w:rPr>
                <w:rFonts w:ascii="Times New Roman" w:hAnsi="Times New Roman" w:cs="Times New Roman"/>
                <w:sz w:val="24"/>
                <w:szCs w:val="24"/>
              </w:rPr>
              <w:t>Tools</w:t>
            </w:r>
          </w:p>
        </w:tc>
        <w:tc>
          <w:tcPr>
            <w:tcW w:w="7290" w:type="dxa"/>
          </w:tcPr>
          <w:p w14:paraId="5FDE0F44" w14:textId="77777777" w:rsidR="000A7712" w:rsidRPr="00856181" w:rsidRDefault="000A7712" w:rsidP="00534625">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Description</w:t>
            </w:r>
          </w:p>
        </w:tc>
      </w:tr>
      <w:tr w:rsidR="00856181" w:rsidRPr="00856181" w14:paraId="68E2F3F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C48880" w14:textId="4FCE5EA7" w:rsidR="000A7712" w:rsidRPr="00856181" w:rsidRDefault="000A7712"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PHP 7</w:t>
            </w:r>
            <w:r w:rsidR="005669EC" w:rsidRPr="00856181">
              <w:rPr>
                <w:rFonts w:ascii="Times New Roman" w:hAnsi="Times New Roman" w:cs="Times New Roman"/>
                <w:sz w:val="24"/>
                <w:szCs w:val="24"/>
              </w:rPr>
              <w:t>.0.4</w:t>
            </w:r>
          </w:p>
        </w:tc>
        <w:tc>
          <w:tcPr>
            <w:tcW w:w="7290" w:type="dxa"/>
          </w:tcPr>
          <w:p w14:paraId="36B56B52" w14:textId="5F32F6DB" w:rsidR="000A7712" w:rsidRPr="00856181"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Hypertext Pre-processor (PHP) is a server-side scripting language.</w:t>
            </w:r>
            <w:r w:rsidR="00641043" w:rsidRPr="00856181">
              <w:rPr>
                <w:rFonts w:ascii="Times New Roman" w:hAnsi="Times New Roman" w:cs="Times New Roman"/>
                <w:sz w:val="24"/>
                <w:szCs w:val="24"/>
              </w:rPr>
              <w:t xml:space="preserve"> Since Central~HealthMS will be hosted on the server PHP makes it possible for </w:t>
            </w:r>
            <w:r w:rsidR="00641043" w:rsidRPr="00856181">
              <w:rPr>
                <w:rFonts w:ascii="Times New Roman" w:hAnsi="Times New Roman" w:cs="Times New Roman"/>
                <w:sz w:val="24"/>
                <w:szCs w:val="24"/>
              </w:rPr>
              <w:lastRenderedPageBreak/>
              <w:t>clients to communicate with the application over the internet.</w:t>
            </w:r>
            <w:r w:rsidR="0078359D" w:rsidRPr="00856181">
              <w:rPr>
                <w:rFonts w:ascii="Times New Roman" w:hAnsi="Times New Roman" w:cs="Times New Roman"/>
                <w:sz w:val="24"/>
                <w:szCs w:val="24"/>
              </w:rPr>
              <w:t xml:space="preserve"> In communicating with the server, </w:t>
            </w:r>
            <w:proofErr w:type="spellStart"/>
            <w:r w:rsidR="0078359D" w:rsidRPr="00856181">
              <w:rPr>
                <w:rFonts w:ascii="Times New Roman" w:hAnsi="Times New Roman" w:cs="Times New Roman"/>
                <w:sz w:val="24"/>
                <w:szCs w:val="24"/>
              </w:rPr>
              <w:t>MySQLi</w:t>
            </w:r>
            <w:proofErr w:type="spellEnd"/>
            <w:r w:rsidR="0078359D" w:rsidRPr="00856181">
              <w:rPr>
                <w:rFonts w:ascii="Times New Roman" w:hAnsi="Times New Roman" w:cs="Times New Roman"/>
                <w:sz w:val="24"/>
                <w:szCs w:val="24"/>
              </w:rPr>
              <w:t xml:space="preserve"> was used which is a mo</w:t>
            </w:r>
            <w:r w:rsidR="009E1AFF" w:rsidRPr="00856181">
              <w:rPr>
                <w:rFonts w:ascii="Times New Roman" w:hAnsi="Times New Roman" w:cs="Times New Roman"/>
                <w:sz w:val="24"/>
                <w:szCs w:val="24"/>
              </w:rPr>
              <w:t>re secured.</w:t>
            </w:r>
          </w:p>
        </w:tc>
      </w:tr>
      <w:tr w:rsidR="005669EC" w:rsidRPr="00856181" w14:paraId="6CEFA900"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B54582" w14:textId="4FD4B793" w:rsidR="000A7712" w:rsidRPr="00856181" w:rsidRDefault="000A7712"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MySQL</w:t>
            </w:r>
          </w:p>
        </w:tc>
        <w:tc>
          <w:tcPr>
            <w:tcW w:w="7290" w:type="dxa"/>
          </w:tcPr>
          <w:p w14:paraId="763867B6" w14:textId="16616A0B" w:rsidR="000A7712" w:rsidRPr="00856181" w:rsidRDefault="0078359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MySQL</w:t>
            </w:r>
            <w:r w:rsidR="009E1AFF" w:rsidRPr="00856181">
              <w:rPr>
                <w:rFonts w:ascii="Times New Roman" w:hAnsi="Times New Roman" w:cs="Times New Roman"/>
                <w:sz w:val="24"/>
                <w:szCs w:val="24"/>
              </w:rPr>
              <w:t xml:space="preserve"> is a relational</w:t>
            </w:r>
            <w:r w:rsidRPr="00856181">
              <w:rPr>
                <w:rFonts w:ascii="Times New Roman" w:hAnsi="Times New Roman" w:cs="Times New Roman"/>
                <w:sz w:val="24"/>
                <w:szCs w:val="24"/>
              </w:rPr>
              <w:t xml:space="preserve"> database </w:t>
            </w:r>
            <w:r w:rsidR="009E1AFF" w:rsidRPr="00856181">
              <w:rPr>
                <w:rFonts w:ascii="Times New Roman" w:hAnsi="Times New Roman" w:cs="Times New Roman"/>
                <w:sz w:val="24"/>
                <w:szCs w:val="24"/>
              </w:rPr>
              <w:t>server that was used to model the database of the system.</w:t>
            </w:r>
          </w:p>
        </w:tc>
      </w:tr>
      <w:tr w:rsidR="00856181" w:rsidRPr="00856181" w14:paraId="49E5DB9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13356D1" w14:textId="77777777" w:rsidR="000A7712" w:rsidRPr="00856181" w:rsidRDefault="000A7712"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HTML5</w:t>
            </w:r>
          </w:p>
        </w:tc>
        <w:tc>
          <w:tcPr>
            <w:tcW w:w="7290" w:type="dxa"/>
          </w:tcPr>
          <w:p w14:paraId="69966677" w14:textId="58BB40EC" w:rsidR="000A7712" w:rsidRPr="00856181" w:rsidRDefault="00147B5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 xml:space="preserve">For the client to be able to use the application, </w:t>
            </w:r>
            <w:proofErr w:type="spellStart"/>
            <w:r w:rsidR="0013465B" w:rsidRPr="00856181">
              <w:rPr>
                <w:rFonts w:ascii="Times New Roman" w:hAnsi="Times New Roman" w:cs="Times New Roman"/>
                <w:sz w:val="24"/>
                <w:szCs w:val="24"/>
              </w:rPr>
              <w:t>HyperText</w:t>
            </w:r>
            <w:proofErr w:type="spellEnd"/>
            <w:r w:rsidR="0013465B" w:rsidRPr="00856181">
              <w:rPr>
                <w:rFonts w:ascii="Times New Roman" w:hAnsi="Times New Roman" w:cs="Times New Roman"/>
                <w:sz w:val="24"/>
                <w:szCs w:val="24"/>
              </w:rPr>
              <w:t xml:space="preserve"> </w:t>
            </w:r>
            <w:proofErr w:type="spellStart"/>
            <w:r w:rsidR="0013465B" w:rsidRPr="00856181">
              <w:rPr>
                <w:rFonts w:ascii="Times New Roman" w:hAnsi="Times New Roman" w:cs="Times New Roman"/>
                <w:sz w:val="24"/>
                <w:szCs w:val="24"/>
              </w:rPr>
              <w:t>MarkUp</w:t>
            </w:r>
            <w:proofErr w:type="spellEnd"/>
            <w:r w:rsidR="0013465B" w:rsidRPr="00856181">
              <w:rPr>
                <w:rFonts w:ascii="Times New Roman" w:hAnsi="Times New Roman" w:cs="Times New Roman"/>
                <w:sz w:val="24"/>
                <w:szCs w:val="24"/>
              </w:rPr>
              <w:t xml:space="preserve"> Language (</w:t>
            </w:r>
            <w:r w:rsidRPr="00856181">
              <w:rPr>
                <w:rFonts w:ascii="Times New Roman" w:hAnsi="Times New Roman" w:cs="Times New Roman"/>
                <w:sz w:val="24"/>
                <w:szCs w:val="24"/>
              </w:rPr>
              <w:t>HTML5</w:t>
            </w:r>
            <w:r w:rsidR="0013465B" w:rsidRPr="00856181">
              <w:rPr>
                <w:rFonts w:ascii="Times New Roman" w:hAnsi="Times New Roman" w:cs="Times New Roman"/>
                <w:sz w:val="24"/>
                <w:szCs w:val="24"/>
              </w:rPr>
              <w:t>)</w:t>
            </w:r>
            <w:r w:rsidRPr="00856181">
              <w:rPr>
                <w:rFonts w:ascii="Times New Roman" w:hAnsi="Times New Roman" w:cs="Times New Roman"/>
                <w:sz w:val="24"/>
                <w:szCs w:val="24"/>
              </w:rPr>
              <w:t xml:space="preserve"> was used to design the Graphical User Interface for the system so that users of the systems will be able to use the system with ease.</w:t>
            </w:r>
          </w:p>
        </w:tc>
      </w:tr>
      <w:tr w:rsidR="005669EC" w:rsidRPr="00856181" w14:paraId="2F897F7B"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12251894" w14:textId="409B77DA" w:rsidR="000A7712" w:rsidRPr="00856181" w:rsidRDefault="000A7712"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CSS</w:t>
            </w:r>
            <w:r w:rsidR="005669EC" w:rsidRPr="00856181">
              <w:rPr>
                <w:rFonts w:ascii="Times New Roman" w:hAnsi="Times New Roman" w:cs="Times New Roman"/>
                <w:sz w:val="24"/>
                <w:szCs w:val="24"/>
              </w:rPr>
              <w:t>3</w:t>
            </w:r>
          </w:p>
        </w:tc>
        <w:tc>
          <w:tcPr>
            <w:tcW w:w="7290" w:type="dxa"/>
          </w:tcPr>
          <w:p w14:paraId="342CA382" w14:textId="34A0AE9D" w:rsidR="000A7712" w:rsidRPr="00856181"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Cascading Style Sheets (CSS</w:t>
            </w:r>
            <w:r w:rsidR="00641043" w:rsidRPr="00856181">
              <w:rPr>
                <w:rFonts w:ascii="Times New Roman" w:hAnsi="Times New Roman" w:cs="Times New Roman"/>
                <w:sz w:val="24"/>
                <w:szCs w:val="24"/>
              </w:rPr>
              <w:t>3</w:t>
            </w:r>
            <w:r w:rsidRPr="00856181">
              <w:rPr>
                <w:rFonts w:ascii="Times New Roman" w:hAnsi="Times New Roman" w:cs="Times New Roman"/>
                <w:sz w:val="24"/>
                <w:szCs w:val="24"/>
              </w:rPr>
              <w:t>)</w:t>
            </w:r>
            <w:r w:rsidR="008443DB" w:rsidRPr="00856181">
              <w:rPr>
                <w:rFonts w:ascii="Times New Roman" w:hAnsi="Times New Roman" w:cs="Times New Roman"/>
                <w:sz w:val="24"/>
                <w:szCs w:val="24"/>
              </w:rPr>
              <w:t xml:space="preserve"> was used to design the user </w:t>
            </w:r>
            <w:r w:rsidR="0043102C" w:rsidRPr="00856181">
              <w:rPr>
                <w:rFonts w:ascii="Times New Roman" w:hAnsi="Times New Roman" w:cs="Times New Roman"/>
                <w:sz w:val="24"/>
                <w:szCs w:val="24"/>
              </w:rPr>
              <w:t>interfaces for the application. It was used to manipulate the HTML5 to produce better looking Graphical User Interface.</w:t>
            </w:r>
          </w:p>
        </w:tc>
      </w:tr>
      <w:tr w:rsidR="00856181" w:rsidRPr="00856181" w14:paraId="4D389DDE"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EC4F93" w14:textId="77777777" w:rsidR="000A7712" w:rsidRPr="00856181" w:rsidRDefault="000A7712"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JavaScript</w:t>
            </w:r>
          </w:p>
        </w:tc>
        <w:tc>
          <w:tcPr>
            <w:tcW w:w="7290" w:type="dxa"/>
          </w:tcPr>
          <w:p w14:paraId="2CB59597" w14:textId="25B7BD23" w:rsidR="00312B03" w:rsidRPr="00856181" w:rsidRDefault="00190FA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 xml:space="preserve">JavaScript was used for </w:t>
            </w:r>
            <w:r w:rsidR="00312B03" w:rsidRPr="00856181">
              <w:rPr>
                <w:rFonts w:ascii="Times New Roman" w:hAnsi="Times New Roman" w:cs="Times New Roman"/>
                <w:sz w:val="24"/>
                <w:szCs w:val="24"/>
              </w:rPr>
              <w:t>animations and transitions in the application</w:t>
            </w:r>
            <w:r w:rsidR="00DF374E" w:rsidRPr="00856181">
              <w:rPr>
                <w:rFonts w:ascii="Times New Roman" w:hAnsi="Times New Roman" w:cs="Times New Roman"/>
                <w:sz w:val="24"/>
                <w:szCs w:val="24"/>
              </w:rPr>
              <w:t>.</w:t>
            </w:r>
          </w:p>
        </w:tc>
      </w:tr>
      <w:tr w:rsidR="00525EFF" w:rsidRPr="00856181" w14:paraId="5EEC3A3C"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36E6927C" w14:textId="3201754D" w:rsidR="00525EFF" w:rsidRPr="00856181" w:rsidRDefault="001C17FA"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Twig</w:t>
            </w:r>
            <w:r w:rsidR="00A67A1C" w:rsidRPr="00856181">
              <w:rPr>
                <w:rFonts w:ascii="Times New Roman" w:hAnsi="Times New Roman" w:cs="Times New Roman"/>
                <w:sz w:val="24"/>
                <w:szCs w:val="24"/>
              </w:rPr>
              <w:t xml:space="preserve"> 1.24</w:t>
            </w:r>
          </w:p>
        </w:tc>
        <w:tc>
          <w:tcPr>
            <w:tcW w:w="7290" w:type="dxa"/>
          </w:tcPr>
          <w:p w14:paraId="468E5F56" w14:textId="5A9F8363" w:rsidR="00525EFF" w:rsidRPr="00856181" w:rsidRDefault="00A67A1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This is a</w:t>
            </w:r>
            <w:r w:rsidR="00323FE0" w:rsidRPr="00856181">
              <w:rPr>
                <w:rFonts w:ascii="Times New Roman" w:hAnsi="Times New Roman" w:cs="Times New Roman"/>
                <w:sz w:val="24"/>
                <w:szCs w:val="24"/>
              </w:rPr>
              <w:t xml:space="preserve"> PHP library</w:t>
            </w:r>
            <w:r w:rsidRPr="00856181">
              <w:rPr>
                <w:rFonts w:ascii="Times New Roman" w:hAnsi="Times New Roman" w:cs="Times New Roman"/>
                <w:sz w:val="24"/>
                <w:szCs w:val="24"/>
              </w:rPr>
              <w:t xml:space="preserve"> template engine that was used </w:t>
            </w:r>
            <w:r w:rsidR="00B6459D" w:rsidRPr="00856181">
              <w:rPr>
                <w:rFonts w:ascii="Times New Roman" w:hAnsi="Times New Roman" w:cs="Times New Roman"/>
                <w:sz w:val="24"/>
                <w:szCs w:val="24"/>
              </w:rPr>
              <w:t>with HTML5 to provide flexible templates for the application.</w:t>
            </w:r>
          </w:p>
        </w:tc>
      </w:tr>
      <w:tr w:rsidR="008D5F12" w:rsidRPr="00856181" w14:paraId="140575C8"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3ABECE" w14:textId="3084233E" w:rsidR="008D5F12" w:rsidRPr="00856181" w:rsidRDefault="008D5F12"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Android</w:t>
            </w:r>
          </w:p>
        </w:tc>
        <w:tc>
          <w:tcPr>
            <w:tcW w:w="7290" w:type="dxa"/>
          </w:tcPr>
          <w:p w14:paraId="19B6C738" w14:textId="6D7969AE" w:rsidR="008D5F12" w:rsidRPr="00856181" w:rsidRDefault="00A8292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This is the Operating System and language that the mobile version of the system was built with.</w:t>
            </w:r>
            <w:r w:rsidR="008E3FFF" w:rsidRPr="00856181">
              <w:rPr>
                <w:rFonts w:ascii="Times New Roman" w:hAnsi="Times New Roman" w:cs="Times New Roman"/>
                <w:sz w:val="24"/>
                <w:szCs w:val="24"/>
              </w:rPr>
              <w:t xml:space="preserve"> It makes it possible to run the application on all android devices.</w:t>
            </w:r>
          </w:p>
        </w:tc>
      </w:tr>
      <w:tr w:rsidR="003C4040" w:rsidRPr="00856181" w14:paraId="281DDBB7"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09D526DA" w14:textId="1C82C942" w:rsidR="003C4040" w:rsidRPr="00856181" w:rsidRDefault="003C4040"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PhpStorm</w:t>
            </w:r>
          </w:p>
        </w:tc>
        <w:tc>
          <w:tcPr>
            <w:tcW w:w="7290" w:type="dxa"/>
          </w:tcPr>
          <w:p w14:paraId="51403AD5" w14:textId="6968E7D8" w:rsidR="003C4040" w:rsidRPr="00856181" w:rsidRDefault="00BE0C2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This is the IDE that was used to develop the application.</w:t>
            </w:r>
            <w:r w:rsidR="00713542" w:rsidRPr="00856181">
              <w:rPr>
                <w:rFonts w:ascii="Times New Roman" w:hAnsi="Times New Roman" w:cs="Times New Roman"/>
                <w:sz w:val="24"/>
                <w:szCs w:val="24"/>
              </w:rPr>
              <w:t xml:space="preserve"> This IDE was used because it makes development easy and fast.</w:t>
            </w:r>
          </w:p>
        </w:tc>
      </w:tr>
      <w:tr w:rsidR="00E72A86" w:rsidRPr="00856181" w14:paraId="30BE931A"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2A1C021" w14:textId="1A1E204B" w:rsidR="00E72A86" w:rsidRPr="00856181" w:rsidRDefault="00E72A86"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lastRenderedPageBreak/>
              <w:t>GitHub</w:t>
            </w:r>
          </w:p>
        </w:tc>
        <w:tc>
          <w:tcPr>
            <w:tcW w:w="7290" w:type="dxa"/>
          </w:tcPr>
          <w:p w14:paraId="72548D53" w14:textId="6046E571" w:rsidR="00E72A86" w:rsidRPr="00856181" w:rsidRDefault="00E72A8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181">
              <w:rPr>
                <w:rFonts w:ascii="Times New Roman" w:hAnsi="Times New Roman" w:cs="Times New Roman"/>
                <w:sz w:val="24"/>
                <w:szCs w:val="24"/>
              </w:rPr>
              <w:t>This is a versioning control repository where the project was stored and used to track development progress during implementation.</w:t>
            </w:r>
          </w:p>
        </w:tc>
      </w:tr>
    </w:tbl>
    <w:p w14:paraId="65D13316" w14:textId="77777777" w:rsidR="00E61A9B" w:rsidRPr="00856181" w:rsidRDefault="00E61A9B" w:rsidP="00534625">
      <w:pPr>
        <w:spacing w:line="480" w:lineRule="auto"/>
        <w:jc w:val="both"/>
        <w:rPr>
          <w:rFonts w:ascii="Times New Roman" w:hAnsi="Times New Roman" w:cs="Times New Roman"/>
          <w:sz w:val="24"/>
          <w:szCs w:val="24"/>
        </w:rPr>
      </w:pPr>
    </w:p>
    <w:p w14:paraId="6EEB0A37" w14:textId="08C02EB5" w:rsidR="00BB5C1C" w:rsidRPr="00856181" w:rsidRDefault="00B36C4F" w:rsidP="000C2CB7">
      <w:pPr>
        <w:pStyle w:val="Heading2"/>
        <w:rPr>
          <w:rFonts w:ascii="Times New Roman" w:hAnsi="Times New Roman" w:cs="Times New Roman"/>
          <w:sz w:val="24"/>
          <w:szCs w:val="24"/>
        </w:rPr>
      </w:pPr>
      <w:bookmarkStart w:id="84" w:name="_Toc446864516"/>
      <w:r w:rsidRPr="00856181">
        <w:rPr>
          <w:rFonts w:ascii="Times New Roman" w:hAnsi="Times New Roman" w:cs="Times New Roman"/>
          <w:sz w:val="24"/>
          <w:szCs w:val="24"/>
        </w:rPr>
        <w:t>4.3 Platform</w:t>
      </w:r>
      <w:bookmarkEnd w:id="84"/>
    </w:p>
    <w:p w14:paraId="0F72E433" w14:textId="0317BF9D" w:rsidR="009B76EF" w:rsidRPr="00856181" w:rsidRDefault="009B76EF"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This section of the chapter</w:t>
      </w:r>
      <w:r w:rsidR="003F1058" w:rsidRPr="00856181">
        <w:rPr>
          <w:rFonts w:ascii="Times New Roman" w:hAnsi="Times New Roman" w:cs="Times New Roman"/>
          <w:sz w:val="24"/>
          <w:szCs w:val="24"/>
        </w:rPr>
        <w:t xml:space="preserve"> </w:t>
      </w:r>
      <w:r w:rsidR="007A7D0C" w:rsidRPr="00856181">
        <w:rPr>
          <w:rFonts w:ascii="Times New Roman" w:hAnsi="Times New Roman" w:cs="Times New Roman"/>
          <w:sz w:val="24"/>
          <w:szCs w:val="24"/>
        </w:rPr>
        <w:t>highlights the platform that Central~HealthMS will be able to operate in without challenges.</w:t>
      </w:r>
      <w:r w:rsidR="008128AB" w:rsidRPr="00856181">
        <w:rPr>
          <w:rFonts w:ascii="Times New Roman" w:hAnsi="Times New Roman" w:cs="Times New Roman"/>
          <w:sz w:val="24"/>
          <w:szCs w:val="24"/>
        </w:rPr>
        <w:t xml:space="preserve"> The </w:t>
      </w:r>
      <w:r w:rsidR="00660658" w:rsidRPr="00856181">
        <w:rPr>
          <w:rFonts w:ascii="Times New Roman" w:hAnsi="Times New Roman" w:cs="Times New Roman"/>
          <w:sz w:val="24"/>
          <w:szCs w:val="24"/>
        </w:rPr>
        <w:t>constraints</w:t>
      </w:r>
      <w:r w:rsidR="008128AB" w:rsidRPr="00856181">
        <w:rPr>
          <w:rFonts w:ascii="Times New Roman" w:hAnsi="Times New Roman" w:cs="Times New Roman"/>
          <w:sz w:val="24"/>
          <w:szCs w:val="24"/>
        </w:rPr>
        <w:t xml:space="preserve"> of the application on various platforms are also discussed for the users to have an idea of the applications operating platforms.</w:t>
      </w:r>
    </w:p>
    <w:p w14:paraId="45A93931" w14:textId="77777777" w:rsidR="009B76EF" w:rsidRPr="00856181" w:rsidRDefault="009B76EF" w:rsidP="00534625">
      <w:pPr>
        <w:spacing w:line="480" w:lineRule="auto"/>
        <w:jc w:val="both"/>
        <w:rPr>
          <w:rFonts w:ascii="Times New Roman" w:hAnsi="Times New Roman" w:cs="Times New Roman"/>
          <w:sz w:val="24"/>
          <w:szCs w:val="24"/>
        </w:rPr>
      </w:pPr>
    </w:p>
    <w:p w14:paraId="6994B3BC" w14:textId="2B577CED" w:rsidR="00B36C4F" w:rsidRPr="00856181" w:rsidRDefault="000E29C7" w:rsidP="000C2CB7">
      <w:pPr>
        <w:pStyle w:val="Heading3"/>
        <w:rPr>
          <w:rFonts w:ascii="Times New Roman" w:hAnsi="Times New Roman" w:cs="Times New Roman"/>
          <w:sz w:val="24"/>
          <w:szCs w:val="24"/>
        </w:rPr>
      </w:pPr>
      <w:bookmarkStart w:id="85" w:name="_Toc446864517"/>
      <w:r w:rsidRPr="00856181">
        <w:rPr>
          <w:rFonts w:ascii="Times New Roman" w:hAnsi="Times New Roman" w:cs="Times New Roman"/>
          <w:sz w:val="24"/>
          <w:szCs w:val="24"/>
        </w:rPr>
        <w:t>4.3.1 Web Version</w:t>
      </w:r>
      <w:bookmarkEnd w:id="85"/>
    </w:p>
    <w:p w14:paraId="7E76B700" w14:textId="759166D7" w:rsidR="000E29C7" w:rsidRPr="00856181" w:rsidRDefault="006D400D"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The web version of the application can be accessed by users through Google Chrome, Safari and Mozilla Firefox browsers. </w:t>
      </w:r>
      <w:r w:rsidR="0085781B" w:rsidRPr="00856181">
        <w:rPr>
          <w:rFonts w:ascii="Times New Roman" w:hAnsi="Times New Roman" w:cs="Times New Roman"/>
          <w:sz w:val="24"/>
          <w:szCs w:val="24"/>
        </w:rPr>
        <w:t>The browsers that the application run on are not operating system specific</w:t>
      </w:r>
      <w:r w:rsidR="00EA3D5F" w:rsidRPr="00856181">
        <w:rPr>
          <w:rFonts w:ascii="Times New Roman" w:hAnsi="Times New Roman" w:cs="Times New Roman"/>
          <w:sz w:val="24"/>
          <w:szCs w:val="24"/>
        </w:rPr>
        <w:t xml:space="preserve">. Hence, the application will run on all browsers on </w:t>
      </w:r>
      <w:del w:id="86" w:author="Aelaf Dafla" w:date="2016-03-28T10:41:00Z">
        <w:r w:rsidR="00EA3D5F" w:rsidRPr="00856181" w:rsidDel="00A92C8B">
          <w:rPr>
            <w:rFonts w:ascii="Times New Roman" w:hAnsi="Times New Roman" w:cs="Times New Roman"/>
            <w:sz w:val="24"/>
            <w:szCs w:val="24"/>
          </w:rPr>
          <w:delText xml:space="preserve">any </w:delText>
        </w:r>
      </w:del>
      <w:ins w:id="87" w:author="Aelaf Dafla" w:date="2016-03-28T10:41:00Z">
        <w:r w:rsidR="00A92C8B">
          <w:rPr>
            <w:rFonts w:ascii="Times New Roman" w:hAnsi="Times New Roman" w:cs="Times New Roman"/>
            <w:sz w:val="24"/>
            <w:szCs w:val="24"/>
          </w:rPr>
          <w:t>commonly used</w:t>
        </w:r>
        <w:r w:rsidR="00A92C8B" w:rsidRPr="00856181">
          <w:rPr>
            <w:rFonts w:ascii="Times New Roman" w:hAnsi="Times New Roman" w:cs="Times New Roman"/>
            <w:sz w:val="24"/>
            <w:szCs w:val="24"/>
          </w:rPr>
          <w:t xml:space="preserve"> </w:t>
        </w:r>
      </w:ins>
      <w:r w:rsidR="00EA3D5F" w:rsidRPr="00856181">
        <w:rPr>
          <w:rFonts w:ascii="Times New Roman" w:hAnsi="Times New Roman" w:cs="Times New Roman"/>
          <w:sz w:val="24"/>
          <w:szCs w:val="24"/>
        </w:rPr>
        <w:t>operating system</w:t>
      </w:r>
      <w:ins w:id="88" w:author="Aelaf Dafla" w:date="2016-03-28T10:42:00Z">
        <w:r w:rsidR="00A92C8B">
          <w:rPr>
            <w:rFonts w:ascii="Times New Roman" w:hAnsi="Times New Roman" w:cs="Times New Roman"/>
            <w:sz w:val="24"/>
            <w:szCs w:val="24"/>
          </w:rPr>
          <w:t>s including</w:t>
        </w:r>
      </w:ins>
      <w:r w:rsidR="00EA3D5F" w:rsidRPr="00856181">
        <w:rPr>
          <w:rFonts w:ascii="Times New Roman" w:hAnsi="Times New Roman" w:cs="Times New Roman"/>
          <w:sz w:val="24"/>
          <w:szCs w:val="24"/>
        </w:rPr>
        <w:t xml:space="preserve"> </w:t>
      </w:r>
      <w:del w:id="89" w:author="Aelaf Dafla" w:date="2016-03-28T10:42:00Z">
        <w:r w:rsidR="00EA3D5F" w:rsidRPr="00856181" w:rsidDel="00A92C8B">
          <w:rPr>
            <w:rFonts w:ascii="Times New Roman" w:hAnsi="Times New Roman" w:cs="Times New Roman"/>
            <w:sz w:val="24"/>
            <w:szCs w:val="24"/>
          </w:rPr>
          <w:delText xml:space="preserve">it being </w:delText>
        </w:r>
      </w:del>
      <w:r w:rsidR="00EB0361" w:rsidRPr="00856181">
        <w:rPr>
          <w:rFonts w:ascii="Times New Roman" w:hAnsi="Times New Roman" w:cs="Times New Roman"/>
          <w:sz w:val="24"/>
          <w:szCs w:val="24"/>
        </w:rPr>
        <w:t xml:space="preserve">Linux, Windows and Mac OS. </w:t>
      </w:r>
      <w:r w:rsidR="0021095B" w:rsidRPr="00856181">
        <w:rPr>
          <w:rFonts w:ascii="Times New Roman" w:hAnsi="Times New Roman" w:cs="Times New Roman"/>
          <w:sz w:val="24"/>
          <w:szCs w:val="24"/>
        </w:rPr>
        <w:t xml:space="preserve">There are also few constraints for the web application. It is not advisable to run it on </w:t>
      </w:r>
      <w:commentRangeStart w:id="90"/>
      <w:r w:rsidR="0021095B" w:rsidRPr="00856181">
        <w:rPr>
          <w:rFonts w:ascii="Times New Roman" w:hAnsi="Times New Roman" w:cs="Times New Roman"/>
          <w:sz w:val="24"/>
          <w:szCs w:val="24"/>
        </w:rPr>
        <w:t xml:space="preserve">Windows Internet Explorer </w:t>
      </w:r>
      <w:commentRangeEnd w:id="90"/>
      <w:r w:rsidR="00A92C8B">
        <w:rPr>
          <w:rStyle w:val="CommentReference"/>
        </w:rPr>
        <w:commentReference w:id="90"/>
      </w:r>
      <w:r w:rsidR="0021095B" w:rsidRPr="00856181">
        <w:rPr>
          <w:rFonts w:ascii="Times New Roman" w:hAnsi="Times New Roman" w:cs="Times New Roman"/>
          <w:sz w:val="24"/>
          <w:szCs w:val="24"/>
        </w:rPr>
        <w:t>because it has not been tested for that particular browser. Hence when run using internet explorer, it will not give the user the best of performance needed.</w:t>
      </w:r>
    </w:p>
    <w:p w14:paraId="144106FC" w14:textId="77777777" w:rsidR="00076710" w:rsidRPr="00856181" w:rsidRDefault="00076710" w:rsidP="00534625">
      <w:pPr>
        <w:spacing w:line="480" w:lineRule="auto"/>
        <w:jc w:val="both"/>
        <w:rPr>
          <w:rFonts w:ascii="Times New Roman" w:hAnsi="Times New Roman" w:cs="Times New Roman"/>
          <w:sz w:val="24"/>
          <w:szCs w:val="24"/>
        </w:rPr>
      </w:pPr>
    </w:p>
    <w:p w14:paraId="566068BD" w14:textId="2B674C10" w:rsidR="000E29C7" w:rsidRPr="00856181" w:rsidRDefault="000E29C7" w:rsidP="00E91F11">
      <w:pPr>
        <w:pStyle w:val="Heading3"/>
        <w:rPr>
          <w:rFonts w:ascii="Times New Roman" w:hAnsi="Times New Roman" w:cs="Times New Roman"/>
          <w:sz w:val="24"/>
          <w:szCs w:val="24"/>
        </w:rPr>
      </w:pPr>
      <w:bookmarkStart w:id="91" w:name="_Toc446864518"/>
      <w:r w:rsidRPr="00856181">
        <w:rPr>
          <w:rFonts w:ascii="Times New Roman" w:hAnsi="Times New Roman" w:cs="Times New Roman"/>
          <w:sz w:val="24"/>
          <w:szCs w:val="24"/>
        </w:rPr>
        <w:t>4.3.2 Mobile Version</w:t>
      </w:r>
      <w:bookmarkEnd w:id="91"/>
    </w:p>
    <w:p w14:paraId="4B9EEFEE" w14:textId="2B76E0A3" w:rsidR="000E29C7" w:rsidRPr="00856181" w:rsidRDefault="00045284"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The mobile version of the </w:t>
      </w:r>
      <w:r w:rsidR="00EF6B78" w:rsidRPr="00856181">
        <w:rPr>
          <w:rFonts w:ascii="Times New Roman" w:hAnsi="Times New Roman" w:cs="Times New Roman"/>
          <w:sz w:val="24"/>
          <w:szCs w:val="24"/>
        </w:rPr>
        <w:t>application will run on native A</w:t>
      </w:r>
      <w:r w:rsidR="009E5C7E" w:rsidRPr="00856181">
        <w:rPr>
          <w:rFonts w:ascii="Times New Roman" w:hAnsi="Times New Roman" w:cs="Times New Roman"/>
          <w:sz w:val="24"/>
          <w:szCs w:val="24"/>
        </w:rPr>
        <w:t>ndroid</w:t>
      </w:r>
      <w:r w:rsidR="002213C1" w:rsidRPr="00856181">
        <w:rPr>
          <w:rFonts w:ascii="Times New Roman" w:hAnsi="Times New Roman" w:cs="Times New Roman"/>
          <w:sz w:val="24"/>
          <w:szCs w:val="24"/>
        </w:rPr>
        <w:t xml:space="preserve"> Operating System</w:t>
      </w:r>
      <w:r w:rsidR="009E5C7E" w:rsidRPr="00856181">
        <w:rPr>
          <w:rFonts w:ascii="Times New Roman" w:hAnsi="Times New Roman" w:cs="Times New Roman"/>
          <w:sz w:val="24"/>
          <w:szCs w:val="24"/>
        </w:rPr>
        <w:t>.</w:t>
      </w:r>
      <w:r w:rsidR="008524B1" w:rsidRPr="00856181">
        <w:rPr>
          <w:rFonts w:ascii="Times New Roman" w:hAnsi="Times New Roman" w:cs="Times New Roman"/>
          <w:sz w:val="24"/>
          <w:szCs w:val="24"/>
        </w:rPr>
        <w:t xml:space="preserve"> Hence any smart phone runn</w:t>
      </w:r>
      <w:r w:rsidR="002213C1" w:rsidRPr="00856181">
        <w:rPr>
          <w:rFonts w:ascii="Times New Roman" w:hAnsi="Times New Roman" w:cs="Times New Roman"/>
          <w:sz w:val="24"/>
          <w:szCs w:val="24"/>
        </w:rPr>
        <w:t xml:space="preserve">ing the </w:t>
      </w:r>
      <w:commentRangeStart w:id="92"/>
      <w:r w:rsidR="002213C1" w:rsidRPr="00856181">
        <w:rPr>
          <w:rFonts w:ascii="Times New Roman" w:hAnsi="Times New Roman" w:cs="Times New Roman"/>
          <w:sz w:val="24"/>
          <w:szCs w:val="24"/>
        </w:rPr>
        <w:t>Android OS</w:t>
      </w:r>
      <w:r w:rsidR="008524B1" w:rsidRPr="00856181">
        <w:rPr>
          <w:rFonts w:ascii="Times New Roman" w:hAnsi="Times New Roman" w:cs="Times New Roman"/>
          <w:sz w:val="24"/>
          <w:szCs w:val="24"/>
        </w:rPr>
        <w:t xml:space="preserve"> </w:t>
      </w:r>
      <w:commentRangeEnd w:id="92"/>
      <w:ins w:id="93" w:author="Aelaf Dafla" w:date="2016-03-28T10:44:00Z">
        <w:r w:rsidR="00A92C8B">
          <w:rPr>
            <w:rFonts w:ascii="Times New Roman" w:hAnsi="Times New Roman" w:cs="Times New Roman"/>
            <w:sz w:val="24"/>
            <w:szCs w:val="24"/>
          </w:rPr>
          <w:t xml:space="preserve">4.1 and above </w:t>
        </w:r>
      </w:ins>
      <w:r w:rsidR="00A92C8B">
        <w:rPr>
          <w:rStyle w:val="CommentReference"/>
        </w:rPr>
        <w:commentReference w:id="92"/>
      </w:r>
      <w:r w:rsidR="008524B1" w:rsidRPr="00856181">
        <w:rPr>
          <w:rFonts w:ascii="Times New Roman" w:hAnsi="Times New Roman" w:cs="Times New Roman"/>
          <w:sz w:val="24"/>
          <w:szCs w:val="24"/>
        </w:rPr>
        <w:t xml:space="preserve">will be able to install the application and use </w:t>
      </w:r>
      <w:r w:rsidR="008524B1" w:rsidRPr="00856181">
        <w:rPr>
          <w:rFonts w:ascii="Times New Roman" w:hAnsi="Times New Roman" w:cs="Times New Roman"/>
          <w:sz w:val="24"/>
          <w:szCs w:val="24"/>
        </w:rPr>
        <w:lastRenderedPageBreak/>
        <w:t>with ease.</w:t>
      </w:r>
      <w:r w:rsidR="00863247" w:rsidRPr="00856181">
        <w:rPr>
          <w:rFonts w:ascii="Times New Roman" w:hAnsi="Times New Roman" w:cs="Times New Roman"/>
          <w:sz w:val="24"/>
          <w:szCs w:val="24"/>
        </w:rPr>
        <w:t xml:space="preserve"> The only thing needed after installation of the application is to provide login details and after that all required access will be granted.</w:t>
      </w:r>
      <w:r w:rsidR="000701DA" w:rsidRPr="00856181">
        <w:rPr>
          <w:rFonts w:ascii="Times New Roman" w:hAnsi="Times New Roman" w:cs="Times New Roman"/>
          <w:sz w:val="24"/>
          <w:szCs w:val="24"/>
        </w:rPr>
        <w:t xml:space="preserve"> There </w:t>
      </w:r>
      <w:r w:rsidR="00B37C54" w:rsidRPr="00856181">
        <w:rPr>
          <w:rFonts w:ascii="Times New Roman" w:hAnsi="Times New Roman" w:cs="Times New Roman"/>
          <w:sz w:val="24"/>
          <w:szCs w:val="24"/>
        </w:rPr>
        <w:t>is</w:t>
      </w:r>
      <w:r w:rsidR="000701DA" w:rsidRPr="00856181">
        <w:rPr>
          <w:rFonts w:ascii="Times New Roman" w:hAnsi="Times New Roman" w:cs="Times New Roman"/>
          <w:sz w:val="24"/>
          <w:szCs w:val="24"/>
        </w:rPr>
        <w:t xml:space="preserve"> also constraint on the mobile version of the application as there is for the web.</w:t>
      </w:r>
      <w:r w:rsidR="00ED6DD9" w:rsidRPr="00856181">
        <w:rPr>
          <w:rFonts w:ascii="Times New Roman" w:hAnsi="Times New Roman" w:cs="Times New Roman"/>
          <w:sz w:val="24"/>
          <w:szCs w:val="24"/>
        </w:rPr>
        <w:t xml:space="preserve"> </w:t>
      </w:r>
      <w:r w:rsidR="0018580A" w:rsidRPr="00856181">
        <w:rPr>
          <w:rFonts w:ascii="Times New Roman" w:hAnsi="Times New Roman" w:cs="Times New Roman"/>
          <w:sz w:val="24"/>
          <w:szCs w:val="24"/>
        </w:rPr>
        <w:t xml:space="preserve">The application however does not support android versions below </w:t>
      </w:r>
      <w:r w:rsidR="00177411" w:rsidRPr="00856181">
        <w:rPr>
          <w:rFonts w:ascii="Times New Roman" w:hAnsi="Times New Roman" w:cs="Times New Roman"/>
          <w:sz w:val="24"/>
          <w:szCs w:val="24"/>
        </w:rPr>
        <w:t xml:space="preserve">Android 4.1 </w:t>
      </w:r>
      <w:r w:rsidR="0018580A" w:rsidRPr="00856181">
        <w:rPr>
          <w:rFonts w:ascii="Times New Roman" w:hAnsi="Times New Roman" w:cs="Times New Roman"/>
          <w:sz w:val="24"/>
          <w:szCs w:val="24"/>
        </w:rPr>
        <w:t>Jelly Bean</w:t>
      </w:r>
      <w:r w:rsidR="00177411" w:rsidRPr="00856181">
        <w:rPr>
          <w:rFonts w:ascii="Times New Roman" w:hAnsi="Times New Roman" w:cs="Times New Roman"/>
          <w:sz w:val="24"/>
          <w:szCs w:val="24"/>
        </w:rPr>
        <w:t xml:space="preserve">. </w:t>
      </w:r>
      <w:r w:rsidR="00EC5A75" w:rsidRPr="00856181">
        <w:rPr>
          <w:rFonts w:ascii="Times New Roman" w:hAnsi="Times New Roman" w:cs="Times New Roman"/>
          <w:sz w:val="24"/>
          <w:szCs w:val="24"/>
        </w:rPr>
        <w:t>Hence users using any version of android below Jelly Bean will not be able to install the application.</w:t>
      </w:r>
    </w:p>
    <w:p w14:paraId="43F335E1" w14:textId="77777777" w:rsidR="00463AF0" w:rsidRPr="00856181" w:rsidRDefault="00463AF0" w:rsidP="00534625">
      <w:pPr>
        <w:spacing w:line="480" w:lineRule="auto"/>
        <w:jc w:val="both"/>
        <w:rPr>
          <w:rFonts w:ascii="Times New Roman" w:hAnsi="Times New Roman" w:cs="Times New Roman"/>
          <w:sz w:val="24"/>
          <w:szCs w:val="24"/>
        </w:rPr>
      </w:pPr>
    </w:p>
    <w:p w14:paraId="6466DEA4" w14:textId="27A68A19" w:rsidR="00463AF0" w:rsidRPr="00856181" w:rsidRDefault="00206C0E" w:rsidP="00E91F11">
      <w:pPr>
        <w:pStyle w:val="Heading2"/>
        <w:rPr>
          <w:rFonts w:ascii="Times New Roman" w:hAnsi="Times New Roman" w:cs="Times New Roman"/>
          <w:sz w:val="24"/>
          <w:szCs w:val="24"/>
        </w:rPr>
      </w:pPr>
      <w:bookmarkStart w:id="94" w:name="_Toc446864519"/>
      <w:r w:rsidRPr="00856181">
        <w:rPr>
          <w:rFonts w:ascii="Times New Roman" w:hAnsi="Times New Roman" w:cs="Times New Roman"/>
          <w:sz w:val="24"/>
          <w:szCs w:val="24"/>
        </w:rPr>
        <w:t xml:space="preserve">4.4 </w:t>
      </w:r>
      <w:r w:rsidR="00B935EF" w:rsidRPr="00856181">
        <w:rPr>
          <w:rFonts w:ascii="Times New Roman" w:hAnsi="Times New Roman" w:cs="Times New Roman"/>
          <w:sz w:val="24"/>
          <w:szCs w:val="24"/>
        </w:rPr>
        <w:t>Web Interface</w:t>
      </w:r>
      <w:bookmarkEnd w:id="94"/>
    </w:p>
    <w:p w14:paraId="0FEA478A" w14:textId="6D80BA0C" w:rsidR="00D63DC9" w:rsidRPr="00856181" w:rsidRDefault="00847A16" w:rsidP="00534625">
      <w:pPr>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 xml:space="preserve">This section of the chapter illustrates the numerous user interfaces for the </w:t>
      </w:r>
      <w:r w:rsidR="00064CF3" w:rsidRPr="00856181">
        <w:rPr>
          <w:rFonts w:ascii="Times New Roman" w:hAnsi="Times New Roman" w:cs="Times New Roman"/>
          <w:sz w:val="24"/>
          <w:szCs w:val="24"/>
        </w:rPr>
        <w:t xml:space="preserve">application. </w:t>
      </w:r>
      <w:r w:rsidR="001F070F" w:rsidRPr="00856181">
        <w:rPr>
          <w:rFonts w:ascii="Times New Roman" w:hAnsi="Times New Roman" w:cs="Times New Roman"/>
          <w:sz w:val="24"/>
          <w:szCs w:val="24"/>
        </w:rPr>
        <w:t xml:space="preserve">A detailed description of each interface is provided. </w:t>
      </w:r>
    </w:p>
    <w:p w14:paraId="6E40E81A" w14:textId="261379A8" w:rsidR="00B22AF7" w:rsidRPr="00856181" w:rsidRDefault="00545719" w:rsidP="00534625">
      <w:pPr>
        <w:pStyle w:val="ListParagraph"/>
        <w:numPr>
          <w:ilvl w:val="0"/>
          <w:numId w:val="9"/>
        </w:numPr>
        <w:spacing w:line="480" w:lineRule="auto"/>
        <w:jc w:val="both"/>
        <w:rPr>
          <w:rFonts w:ascii="Times New Roman" w:hAnsi="Times New Roman" w:cs="Times New Roman"/>
          <w:b/>
          <w:sz w:val="24"/>
          <w:szCs w:val="24"/>
        </w:rPr>
      </w:pPr>
      <w:r w:rsidRPr="00856181">
        <w:rPr>
          <w:rFonts w:ascii="Times New Roman" w:hAnsi="Times New Roman" w:cs="Times New Roman"/>
          <w:b/>
          <w:sz w:val="24"/>
          <w:szCs w:val="24"/>
        </w:rPr>
        <w:t>Login Interface</w:t>
      </w:r>
      <w:r w:rsidR="00884C63" w:rsidRPr="00856181">
        <w:rPr>
          <w:rFonts w:ascii="Times New Roman" w:hAnsi="Times New Roman" w:cs="Times New Roman"/>
          <w:b/>
          <w:sz w:val="24"/>
          <w:szCs w:val="24"/>
        </w:rPr>
        <w:t xml:space="preserve">: </w:t>
      </w:r>
      <w:r w:rsidR="00884C63" w:rsidRPr="00856181">
        <w:rPr>
          <w:rFonts w:ascii="Times New Roman" w:hAnsi="Times New Roman" w:cs="Times New Roman"/>
          <w:sz w:val="24"/>
          <w:szCs w:val="24"/>
        </w:rPr>
        <w:t xml:space="preserve">This is the </w:t>
      </w:r>
      <w:r w:rsidR="009F6761" w:rsidRPr="00856181">
        <w:rPr>
          <w:rFonts w:ascii="Times New Roman" w:hAnsi="Times New Roman" w:cs="Times New Roman"/>
          <w:sz w:val="24"/>
          <w:szCs w:val="24"/>
        </w:rPr>
        <w:t>first page that is used for security clearance</w:t>
      </w:r>
      <w:r w:rsidR="00884C63" w:rsidRPr="00856181">
        <w:rPr>
          <w:rFonts w:ascii="Times New Roman" w:hAnsi="Times New Roman" w:cs="Times New Roman"/>
          <w:sz w:val="24"/>
          <w:szCs w:val="24"/>
        </w:rPr>
        <w:t xml:space="preserve"> for the application.</w:t>
      </w:r>
      <w:r w:rsidR="00797445" w:rsidRPr="00856181">
        <w:rPr>
          <w:rFonts w:ascii="Times New Roman" w:hAnsi="Times New Roman" w:cs="Times New Roman"/>
          <w:sz w:val="24"/>
          <w:szCs w:val="24"/>
        </w:rPr>
        <w:t xml:space="preserve"> When a user accesses the application, the user is provided with the login page in order to provide the necessary </w:t>
      </w:r>
      <w:r w:rsidR="00C741E3" w:rsidRPr="00856181">
        <w:rPr>
          <w:rFonts w:ascii="Times New Roman" w:hAnsi="Times New Roman" w:cs="Times New Roman"/>
          <w:sz w:val="24"/>
          <w:szCs w:val="24"/>
        </w:rPr>
        <w:t>authentication details to be allowed access</w:t>
      </w:r>
      <w:r w:rsidR="00A46705" w:rsidRPr="00856181">
        <w:rPr>
          <w:rFonts w:ascii="Times New Roman" w:hAnsi="Times New Roman" w:cs="Times New Roman"/>
          <w:sz w:val="24"/>
          <w:szCs w:val="24"/>
        </w:rPr>
        <w:t>.</w:t>
      </w:r>
      <w:r w:rsidR="00864EA1" w:rsidRPr="00856181">
        <w:rPr>
          <w:rFonts w:ascii="Times New Roman" w:hAnsi="Times New Roman" w:cs="Times New Roman"/>
          <w:sz w:val="24"/>
          <w:szCs w:val="24"/>
        </w:rPr>
        <w:t xml:space="preserve"> </w:t>
      </w:r>
    </w:p>
    <w:p w14:paraId="4298E160" w14:textId="77777777" w:rsidR="00E9210A" w:rsidRPr="00856181" w:rsidRDefault="00E9210A" w:rsidP="00534625">
      <w:pPr>
        <w:spacing w:line="480" w:lineRule="auto"/>
        <w:jc w:val="both"/>
        <w:rPr>
          <w:rFonts w:ascii="Times New Roman" w:hAnsi="Times New Roman" w:cs="Times New Roman"/>
          <w:b/>
          <w:sz w:val="24"/>
          <w:szCs w:val="24"/>
        </w:rPr>
      </w:pPr>
    </w:p>
    <w:p w14:paraId="4056ADC2" w14:textId="77777777" w:rsidR="00B74A86" w:rsidRPr="00856181" w:rsidRDefault="00B74A86" w:rsidP="00534625">
      <w:pPr>
        <w:spacing w:line="480" w:lineRule="auto"/>
        <w:jc w:val="both"/>
        <w:rPr>
          <w:rFonts w:ascii="Times New Roman" w:hAnsi="Times New Roman" w:cs="Times New Roman"/>
          <w:b/>
          <w:sz w:val="24"/>
          <w:szCs w:val="24"/>
        </w:rPr>
      </w:pPr>
    </w:p>
    <w:p w14:paraId="5854B761" w14:textId="77777777" w:rsidR="00B74A86" w:rsidRPr="00856181" w:rsidRDefault="00B74A86" w:rsidP="00534625">
      <w:pPr>
        <w:spacing w:line="480" w:lineRule="auto"/>
        <w:jc w:val="both"/>
        <w:rPr>
          <w:rFonts w:ascii="Times New Roman" w:hAnsi="Times New Roman" w:cs="Times New Roman"/>
          <w:b/>
          <w:sz w:val="24"/>
          <w:szCs w:val="24"/>
        </w:rPr>
      </w:pPr>
    </w:p>
    <w:p w14:paraId="29A44F7D" w14:textId="725021EA" w:rsidR="00545719" w:rsidRPr="00856181" w:rsidRDefault="00864EA1"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F</w:t>
      </w:r>
      <w:r w:rsidR="00545719" w:rsidRPr="00856181">
        <w:rPr>
          <w:rFonts w:ascii="Times New Roman" w:hAnsi="Times New Roman" w:cs="Times New Roman"/>
          <w:b/>
          <w:sz w:val="24"/>
          <w:szCs w:val="24"/>
        </w:rPr>
        <w:t>igure 4.4.1 Login Interface</w:t>
      </w:r>
    </w:p>
    <w:p w14:paraId="4CE95B9E" w14:textId="77777777" w:rsidR="0055425E" w:rsidRPr="00856181" w:rsidRDefault="0055425E" w:rsidP="00534625">
      <w:pPr>
        <w:spacing w:line="480" w:lineRule="auto"/>
        <w:jc w:val="center"/>
        <w:rPr>
          <w:rFonts w:ascii="Times New Roman" w:hAnsi="Times New Roman" w:cs="Times New Roman"/>
          <w:b/>
          <w:sz w:val="24"/>
          <w:szCs w:val="24"/>
        </w:rPr>
      </w:pPr>
    </w:p>
    <w:p w14:paraId="1BB0766C" w14:textId="0132BB2C" w:rsidR="00211C0F" w:rsidRPr="00856181" w:rsidRDefault="009F6761" w:rsidP="00534625">
      <w:pPr>
        <w:pStyle w:val="ListParagraph"/>
        <w:numPr>
          <w:ilvl w:val="0"/>
          <w:numId w:val="9"/>
        </w:numPr>
        <w:spacing w:line="480" w:lineRule="auto"/>
        <w:jc w:val="both"/>
        <w:rPr>
          <w:rFonts w:ascii="Times New Roman" w:hAnsi="Times New Roman" w:cs="Times New Roman"/>
          <w:b/>
          <w:sz w:val="24"/>
          <w:szCs w:val="24"/>
        </w:rPr>
      </w:pPr>
      <w:r w:rsidRPr="00856181">
        <w:rPr>
          <w:rFonts w:ascii="Times New Roman" w:hAnsi="Times New Roman" w:cs="Times New Roman"/>
          <w:b/>
          <w:sz w:val="24"/>
          <w:szCs w:val="24"/>
        </w:rPr>
        <w:t>Dashboard Interface:</w:t>
      </w:r>
      <w:r w:rsidR="00A84E51" w:rsidRPr="00856181">
        <w:rPr>
          <w:rFonts w:ascii="Times New Roman" w:hAnsi="Times New Roman" w:cs="Times New Roman"/>
          <w:b/>
          <w:sz w:val="24"/>
          <w:szCs w:val="24"/>
        </w:rPr>
        <w:t xml:space="preserve"> </w:t>
      </w:r>
      <w:r w:rsidR="00275605" w:rsidRPr="00856181">
        <w:rPr>
          <w:rFonts w:ascii="Times New Roman" w:hAnsi="Times New Roman" w:cs="Times New Roman"/>
          <w:sz w:val="24"/>
          <w:szCs w:val="24"/>
        </w:rPr>
        <w:t xml:space="preserve">This is the landing page for the user after login is successful. </w:t>
      </w:r>
      <w:r w:rsidR="00DC7F0D" w:rsidRPr="00856181">
        <w:rPr>
          <w:rFonts w:ascii="Times New Roman" w:hAnsi="Times New Roman" w:cs="Times New Roman"/>
          <w:sz w:val="24"/>
          <w:szCs w:val="24"/>
        </w:rPr>
        <w:t>Statistic</w:t>
      </w:r>
      <w:r w:rsidR="00E52AA3" w:rsidRPr="00856181">
        <w:rPr>
          <w:rFonts w:ascii="Times New Roman" w:hAnsi="Times New Roman" w:cs="Times New Roman"/>
          <w:sz w:val="24"/>
          <w:szCs w:val="24"/>
        </w:rPr>
        <w:t>s</w:t>
      </w:r>
      <w:r w:rsidR="00DC7F0D" w:rsidRPr="00856181">
        <w:rPr>
          <w:rFonts w:ascii="Times New Roman" w:hAnsi="Times New Roman" w:cs="Times New Roman"/>
          <w:sz w:val="24"/>
          <w:szCs w:val="24"/>
        </w:rPr>
        <w:t xml:space="preserve"> of the</w:t>
      </w:r>
      <w:r w:rsidR="0002537B" w:rsidRPr="00856181">
        <w:rPr>
          <w:rFonts w:ascii="Times New Roman" w:hAnsi="Times New Roman" w:cs="Times New Roman"/>
          <w:sz w:val="24"/>
          <w:szCs w:val="24"/>
        </w:rPr>
        <w:t xml:space="preserve"> drugs and patients in the system database are displayed for the user to easily make </w:t>
      </w:r>
      <w:r w:rsidR="00317567" w:rsidRPr="00856181">
        <w:rPr>
          <w:rFonts w:ascii="Times New Roman" w:hAnsi="Times New Roman" w:cs="Times New Roman"/>
          <w:sz w:val="24"/>
          <w:szCs w:val="24"/>
        </w:rPr>
        <w:t>meaning of them.</w:t>
      </w:r>
      <w:r w:rsidR="00053B74" w:rsidRPr="00856181">
        <w:rPr>
          <w:rFonts w:ascii="Times New Roman" w:hAnsi="Times New Roman" w:cs="Times New Roman"/>
          <w:sz w:val="24"/>
          <w:szCs w:val="24"/>
        </w:rPr>
        <w:t xml:space="preserve"> </w:t>
      </w:r>
      <w:r w:rsidR="00126D04" w:rsidRPr="00856181">
        <w:rPr>
          <w:rFonts w:ascii="Times New Roman" w:hAnsi="Times New Roman" w:cs="Times New Roman"/>
          <w:sz w:val="24"/>
          <w:szCs w:val="24"/>
        </w:rPr>
        <w:t>It also has</w:t>
      </w:r>
      <w:r w:rsidR="004226A1" w:rsidRPr="00856181">
        <w:rPr>
          <w:rFonts w:ascii="Times New Roman" w:hAnsi="Times New Roman" w:cs="Times New Roman"/>
          <w:sz w:val="24"/>
          <w:szCs w:val="24"/>
        </w:rPr>
        <w:t xml:space="preserve"> the time of the day displayed on the header of the page. </w:t>
      </w:r>
      <w:r w:rsidR="005B1B34" w:rsidRPr="00856181">
        <w:rPr>
          <w:rFonts w:ascii="Times New Roman" w:hAnsi="Times New Roman" w:cs="Times New Roman"/>
          <w:sz w:val="24"/>
          <w:szCs w:val="24"/>
        </w:rPr>
        <w:lastRenderedPageBreak/>
        <w:t>Statistics such as the number of</w:t>
      </w:r>
      <w:r w:rsidR="00DF3197" w:rsidRPr="00856181">
        <w:rPr>
          <w:rFonts w:ascii="Times New Roman" w:hAnsi="Times New Roman" w:cs="Times New Roman"/>
          <w:sz w:val="24"/>
          <w:szCs w:val="24"/>
        </w:rPr>
        <w:t xml:space="preserve"> patients that have been ser</w:t>
      </w:r>
      <w:r w:rsidR="00090909" w:rsidRPr="00856181">
        <w:rPr>
          <w:rFonts w:ascii="Times New Roman" w:hAnsi="Times New Roman" w:cs="Times New Roman"/>
          <w:sz w:val="24"/>
          <w:szCs w:val="24"/>
        </w:rPr>
        <w:t>ved and the total amount of money earned.</w:t>
      </w:r>
    </w:p>
    <w:p w14:paraId="76F080F7" w14:textId="77777777" w:rsidR="00211C0F" w:rsidRPr="00856181" w:rsidRDefault="00211C0F" w:rsidP="00534625">
      <w:pPr>
        <w:spacing w:line="480" w:lineRule="auto"/>
        <w:jc w:val="both"/>
        <w:rPr>
          <w:rFonts w:ascii="Times New Roman" w:hAnsi="Times New Roman" w:cs="Times New Roman"/>
          <w:sz w:val="24"/>
          <w:szCs w:val="24"/>
        </w:rPr>
      </w:pPr>
    </w:p>
    <w:p w14:paraId="03908BE1" w14:textId="77777777" w:rsidR="00211C0F" w:rsidRPr="00856181" w:rsidRDefault="00211C0F" w:rsidP="00534625">
      <w:pPr>
        <w:spacing w:line="480" w:lineRule="auto"/>
        <w:jc w:val="both"/>
        <w:rPr>
          <w:rFonts w:ascii="Times New Roman" w:hAnsi="Times New Roman" w:cs="Times New Roman"/>
          <w:sz w:val="24"/>
          <w:szCs w:val="24"/>
        </w:rPr>
      </w:pPr>
    </w:p>
    <w:p w14:paraId="4FCC8F73" w14:textId="5BBBC415" w:rsidR="00B36C4F" w:rsidRPr="00856181" w:rsidRDefault="005C0847" w:rsidP="00534625">
      <w:pPr>
        <w:spacing w:line="480" w:lineRule="auto"/>
        <w:jc w:val="both"/>
        <w:rPr>
          <w:rFonts w:ascii="Times New Roman" w:hAnsi="Times New Roman" w:cs="Times New Roman"/>
          <w:b/>
          <w:sz w:val="24"/>
          <w:szCs w:val="24"/>
        </w:rPr>
      </w:pPr>
      <w:r w:rsidRPr="00856181">
        <w:rPr>
          <w:rFonts w:ascii="Times New Roman" w:hAnsi="Times New Roman" w:cs="Times New Roman"/>
          <w:sz w:val="24"/>
          <w:szCs w:val="24"/>
        </w:rPr>
        <w:t xml:space="preserve"> </w:t>
      </w:r>
    </w:p>
    <w:p w14:paraId="3C2F6BE5" w14:textId="3B63B2D4" w:rsidR="00E35099" w:rsidRPr="00856181" w:rsidRDefault="00E35099" w:rsidP="00534625">
      <w:pPr>
        <w:spacing w:line="480" w:lineRule="auto"/>
        <w:jc w:val="center"/>
        <w:rPr>
          <w:rFonts w:ascii="Times New Roman" w:hAnsi="Times New Roman" w:cs="Times New Roman"/>
          <w:b/>
          <w:sz w:val="24"/>
          <w:szCs w:val="24"/>
        </w:rPr>
      </w:pPr>
      <w:r w:rsidRPr="00856181">
        <w:rPr>
          <w:rFonts w:ascii="Times New Roman" w:hAnsi="Times New Roman" w:cs="Times New Roman"/>
          <w:b/>
          <w:sz w:val="24"/>
          <w:szCs w:val="24"/>
        </w:rPr>
        <w:t>Figure 4.4.2 Dashboard Interface</w:t>
      </w:r>
    </w:p>
    <w:p w14:paraId="17E909DA" w14:textId="77777777" w:rsidR="00114949" w:rsidRPr="00856181" w:rsidRDefault="00114949" w:rsidP="00534625">
      <w:pPr>
        <w:spacing w:line="480" w:lineRule="auto"/>
        <w:rPr>
          <w:rFonts w:ascii="Times New Roman" w:hAnsi="Times New Roman" w:cs="Times New Roman"/>
          <w:b/>
          <w:sz w:val="24"/>
          <w:szCs w:val="24"/>
        </w:rPr>
      </w:pPr>
    </w:p>
    <w:p w14:paraId="6AD6CACB" w14:textId="1799F549" w:rsidR="00D63BBE" w:rsidRPr="00856181" w:rsidRDefault="00D63BBE" w:rsidP="00534625">
      <w:pPr>
        <w:spacing w:line="480" w:lineRule="auto"/>
        <w:rPr>
          <w:rFonts w:ascii="Times New Roman" w:hAnsi="Times New Roman" w:cs="Times New Roman"/>
          <w:sz w:val="24"/>
          <w:szCs w:val="24"/>
        </w:rPr>
      </w:pPr>
      <w:r w:rsidRPr="00856181">
        <w:rPr>
          <w:rFonts w:ascii="Times New Roman" w:hAnsi="Times New Roman" w:cs="Times New Roman"/>
          <w:sz w:val="24"/>
          <w:szCs w:val="24"/>
        </w:rPr>
        <w:t>4.5 Mobile Interface</w:t>
      </w:r>
    </w:p>
    <w:p w14:paraId="4D2ECDCC" w14:textId="6889427D" w:rsidR="00D63BBE" w:rsidRPr="00856181" w:rsidRDefault="00B938B1" w:rsidP="00534625">
      <w:pPr>
        <w:spacing w:line="480" w:lineRule="auto"/>
        <w:rPr>
          <w:rFonts w:ascii="Times New Roman" w:hAnsi="Times New Roman" w:cs="Times New Roman"/>
          <w:sz w:val="24"/>
          <w:szCs w:val="24"/>
        </w:rPr>
      </w:pPr>
      <w:r w:rsidRPr="00856181">
        <w:rPr>
          <w:rFonts w:ascii="Times New Roman" w:hAnsi="Times New Roman" w:cs="Times New Roman"/>
          <w:sz w:val="24"/>
          <w:szCs w:val="24"/>
        </w:rPr>
        <w:t xml:space="preserve">Below is the user interface available for the mobile version of the application. </w:t>
      </w:r>
      <w:r w:rsidR="000A4EF5" w:rsidRPr="00856181">
        <w:rPr>
          <w:rFonts w:ascii="Times New Roman" w:hAnsi="Times New Roman" w:cs="Times New Roman"/>
          <w:sz w:val="24"/>
          <w:szCs w:val="24"/>
        </w:rPr>
        <w:t>The mobile version is mos</w:t>
      </w:r>
      <w:r w:rsidR="00D807CE" w:rsidRPr="00856181">
        <w:rPr>
          <w:rFonts w:ascii="Times New Roman" w:hAnsi="Times New Roman" w:cs="Times New Roman"/>
          <w:sz w:val="24"/>
          <w:szCs w:val="24"/>
        </w:rPr>
        <w:t>tly for the patients only.</w:t>
      </w:r>
    </w:p>
    <w:p w14:paraId="33CA075D" w14:textId="77777777" w:rsidR="00D807CE" w:rsidRPr="00856181" w:rsidRDefault="00D807CE" w:rsidP="00534625">
      <w:pPr>
        <w:spacing w:line="480" w:lineRule="auto"/>
        <w:rPr>
          <w:rFonts w:ascii="Times New Roman" w:hAnsi="Times New Roman" w:cs="Times New Roman"/>
          <w:sz w:val="24"/>
          <w:szCs w:val="24"/>
        </w:rPr>
      </w:pPr>
    </w:p>
    <w:p w14:paraId="13167101" w14:textId="7862A20D" w:rsidR="000609A4" w:rsidRPr="00856181" w:rsidRDefault="000609A4" w:rsidP="00534625">
      <w:pPr>
        <w:pStyle w:val="ListParagraph"/>
        <w:numPr>
          <w:ilvl w:val="0"/>
          <w:numId w:val="9"/>
        </w:numPr>
        <w:spacing w:line="480" w:lineRule="auto"/>
        <w:rPr>
          <w:rFonts w:ascii="Times New Roman" w:hAnsi="Times New Roman" w:cs="Times New Roman"/>
          <w:b/>
          <w:sz w:val="24"/>
          <w:szCs w:val="24"/>
        </w:rPr>
      </w:pPr>
      <w:r w:rsidRPr="00856181">
        <w:rPr>
          <w:rFonts w:ascii="Times New Roman" w:hAnsi="Times New Roman" w:cs="Times New Roman"/>
          <w:b/>
          <w:sz w:val="24"/>
          <w:szCs w:val="24"/>
        </w:rPr>
        <w:t>Login Page:</w:t>
      </w:r>
      <w:r w:rsidR="002F6C32" w:rsidRPr="00856181">
        <w:rPr>
          <w:rFonts w:ascii="Times New Roman" w:hAnsi="Times New Roman" w:cs="Times New Roman"/>
          <w:b/>
          <w:sz w:val="24"/>
          <w:szCs w:val="24"/>
        </w:rPr>
        <w:t xml:space="preserve"> </w:t>
      </w:r>
    </w:p>
    <w:p w14:paraId="542EFA72" w14:textId="77777777" w:rsidR="009F6761" w:rsidRPr="00856181" w:rsidRDefault="009F6761" w:rsidP="00534625">
      <w:pPr>
        <w:spacing w:line="480" w:lineRule="auto"/>
        <w:jc w:val="both"/>
        <w:rPr>
          <w:rFonts w:ascii="Times New Roman" w:hAnsi="Times New Roman" w:cs="Times New Roman"/>
          <w:sz w:val="24"/>
          <w:szCs w:val="24"/>
        </w:rPr>
      </w:pPr>
    </w:p>
    <w:p w14:paraId="1ACFB29F" w14:textId="77777777" w:rsidR="002D12B7" w:rsidRPr="00856181" w:rsidRDefault="002D12B7" w:rsidP="00534625">
      <w:pPr>
        <w:spacing w:line="480" w:lineRule="auto"/>
        <w:jc w:val="both"/>
        <w:rPr>
          <w:rFonts w:ascii="Times New Roman" w:hAnsi="Times New Roman" w:cs="Times New Roman"/>
          <w:sz w:val="24"/>
          <w:szCs w:val="24"/>
        </w:rPr>
      </w:pPr>
    </w:p>
    <w:p w14:paraId="4196ADC7" w14:textId="77777777" w:rsidR="00442EA6" w:rsidRPr="00856181" w:rsidRDefault="00442EA6" w:rsidP="00534625">
      <w:pPr>
        <w:spacing w:line="480" w:lineRule="auto"/>
        <w:jc w:val="both"/>
        <w:rPr>
          <w:rFonts w:ascii="Times New Roman" w:hAnsi="Times New Roman" w:cs="Times New Roman"/>
          <w:sz w:val="24"/>
          <w:szCs w:val="24"/>
        </w:rPr>
      </w:pPr>
    </w:p>
    <w:p w14:paraId="4C958E46" w14:textId="77777777" w:rsidR="00442EA6" w:rsidRPr="00856181" w:rsidRDefault="00442EA6" w:rsidP="00534625">
      <w:pPr>
        <w:spacing w:line="480" w:lineRule="auto"/>
        <w:jc w:val="both"/>
        <w:rPr>
          <w:rFonts w:ascii="Times New Roman" w:hAnsi="Times New Roman" w:cs="Times New Roman"/>
          <w:sz w:val="24"/>
          <w:szCs w:val="24"/>
        </w:rPr>
      </w:pPr>
    </w:p>
    <w:p w14:paraId="207FEB3F" w14:textId="77777777" w:rsidR="00442EA6" w:rsidRPr="00856181" w:rsidRDefault="00442EA6" w:rsidP="00534625">
      <w:pPr>
        <w:spacing w:line="480" w:lineRule="auto"/>
        <w:jc w:val="both"/>
        <w:rPr>
          <w:rFonts w:ascii="Times New Roman" w:hAnsi="Times New Roman" w:cs="Times New Roman"/>
          <w:sz w:val="24"/>
          <w:szCs w:val="24"/>
        </w:rPr>
      </w:pPr>
    </w:p>
    <w:p w14:paraId="6670A53A" w14:textId="77777777" w:rsidR="00442EA6" w:rsidRPr="00856181" w:rsidRDefault="00442EA6" w:rsidP="00534625">
      <w:pPr>
        <w:spacing w:line="480" w:lineRule="auto"/>
        <w:jc w:val="both"/>
        <w:rPr>
          <w:rFonts w:ascii="Times New Roman" w:hAnsi="Times New Roman" w:cs="Times New Roman"/>
          <w:sz w:val="24"/>
          <w:szCs w:val="24"/>
        </w:rPr>
      </w:pPr>
    </w:p>
    <w:p w14:paraId="0A7F9E01" w14:textId="77777777" w:rsidR="00442EA6" w:rsidRPr="00856181" w:rsidRDefault="00442EA6" w:rsidP="00534625">
      <w:pPr>
        <w:spacing w:line="480" w:lineRule="auto"/>
        <w:jc w:val="both"/>
        <w:rPr>
          <w:rFonts w:ascii="Times New Roman" w:hAnsi="Times New Roman" w:cs="Times New Roman"/>
          <w:sz w:val="24"/>
          <w:szCs w:val="24"/>
        </w:rPr>
      </w:pPr>
    </w:p>
    <w:p w14:paraId="5CDD5079" w14:textId="77777777" w:rsidR="00442EA6" w:rsidRPr="00856181" w:rsidRDefault="00442EA6" w:rsidP="00534625">
      <w:pPr>
        <w:spacing w:line="480" w:lineRule="auto"/>
        <w:jc w:val="both"/>
        <w:rPr>
          <w:rFonts w:ascii="Times New Roman" w:hAnsi="Times New Roman" w:cs="Times New Roman"/>
          <w:sz w:val="24"/>
          <w:szCs w:val="24"/>
        </w:rPr>
      </w:pPr>
    </w:p>
    <w:p w14:paraId="31651011" w14:textId="77777777" w:rsidR="00442EA6" w:rsidRPr="00856181" w:rsidRDefault="00442EA6" w:rsidP="00534625">
      <w:pPr>
        <w:spacing w:line="480" w:lineRule="auto"/>
        <w:jc w:val="both"/>
        <w:rPr>
          <w:rFonts w:ascii="Times New Roman" w:hAnsi="Times New Roman" w:cs="Times New Roman"/>
          <w:sz w:val="24"/>
          <w:szCs w:val="24"/>
        </w:rPr>
      </w:pPr>
    </w:p>
    <w:p w14:paraId="0D263B6A" w14:textId="77777777" w:rsidR="00442EA6" w:rsidRPr="00856181" w:rsidRDefault="00442EA6" w:rsidP="00534625">
      <w:pPr>
        <w:spacing w:line="480" w:lineRule="auto"/>
        <w:jc w:val="both"/>
        <w:rPr>
          <w:rFonts w:ascii="Times New Roman" w:hAnsi="Times New Roman" w:cs="Times New Roman"/>
          <w:sz w:val="24"/>
          <w:szCs w:val="24"/>
        </w:rPr>
      </w:pPr>
    </w:p>
    <w:p w14:paraId="0EC1FFD1" w14:textId="77777777" w:rsidR="00442EA6" w:rsidRPr="00856181" w:rsidRDefault="00442EA6" w:rsidP="00534625">
      <w:pPr>
        <w:spacing w:line="480" w:lineRule="auto"/>
        <w:jc w:val="both"/>
        <w:rPr>
          <w:rFonts w:ascii="Times New Roman" w:hAnsi="Times New Roman" w:cs="Times New Roman"/>
          <w:sz w:val="24"/>
          <w:szCs w:val="24"/>
        </w:rPr>
      </w:pPr>
    </w:p>
    <w:p w14:paraId="437FB224" w14:textId="77777777" w:rsidR="00442EA6" w:rsidRPr="00856181" w:rsidRDefault="00442EA6" w:rsidP="00534625">
      <w:pPr>
        <w:spacing w:line="480" w:lineRule="auto"/>
        <w:jc w:val="both"/>
        <w:rPr>
          <w:rFonts w:ascii="Times New Roman" w:hAnsi="Times New Roman" w:cs="Times New Roman"/>
          <w:sz w:val="24"/>
          <w:szCs w:val="24"/>
        </w:rPr>
      </w:pPr>
    </w:p>
    <w:p w14:paraId="3BFE9688" w14:textId="77777777" w:rsidR="00442EA6" w:rsidRPr="00856181" w:rsidRDefault="00442EA6" w:rsidP="00534625">
      <w:pPr>
        <w:spacing w:line="480" w:lineRule="auto"/>
        <w:jc w:val="both"/>
        <w:rPr>
          <w:rFonts w:ascii="Times New Roman" w:hAnsi="Times New Roman" w:cs="Times New Roman"/>
          <w:sz w:val="24"/>
          <w:szCs w:val="24"/>
        </w:rPr>
      </w:pPr>
    </w:p>
    <w:p w14:paraId="4A36D2DC" w14:textId="3ED8064D" w:rsidR="006E27EC" w:rsidRPr="00856181" w:rsidRDefault="006E27EC" w:rsidP="00E91F11">
      <w:pPr>
        <w:pStyle w:val="Heading1"/>
        <w:rPr>
          <w:rFonts w:ascii="Times New Roman" w:hAnsi="Times New Roman" w:cs="Times New Roman"/>
          <w:sz w:val="24"/>
          <w:szCs w:val="24"/>
        </w:rPr>
      </w:pPr>
      <w:bookmarkStart w:id="95" w:name="_Toc446864520"/>
      <w:r w:rsidRPr="00856181">
        <w:rPr>
          <w:rFonts w:ascii="Times New Roman" w:hAnsi="Times New Roman" w:cs="Times New Roman"/>
          <w:sz w:val="24"/>
          <w:szCs w:val="24"/>
        </w:rPr>
        <w:t>Chap</w:t>
      </w:r>
      <w:r w:rsidR="00BE5C33" w:rsidRPr="00856181">
        <w:rPr>
          <w:rFonts w:ascii="Times New Roman" w:hAnsi="Times New Roman" w:cs="Times New Roman"/>
          <w:sz w:val="24"/>
          <w:szCs w:val="24"/>
        </w:rPr>
        <w:t>ter 5: Testing a</w:t>
      </w:r>
      <w:r w:rsidR="00E34C4E" w:rsidRPr="00856181">
        <w:rPr>
          <w:rFonts w:ascii="Times New Roman" w:hAnsi="Times New Roman" w:cs="Times New Roman"/>
          <w:sz w:val="24"/>
          <w:szCs w:val="24"/>
        </w:rPr>
        <w:t>nd Results</w:t>
      </w:r>
      <w:bookmarkEnd w:id="95"/>
    </w:p>
    <w:p w14:paraId="34440EE0" w14:textId="77777777" w:rsidR="006E27EC" w:rsidRPr="00856181" w:rsidRDefault="006E27EC" w:rsidP="00534625">
      <w:pPr>
        <w:spacing w:line="480" w:lineRule="auto"/>
        <w:jc w:val="both"/>
        <w:rPr>
          <w:rFonts w:ascii="Times New Roman" w:hAnsi="Times New Roman" w:cs="Times New Roman"/>
          <w:sz w:val="24"/>
          <w:szCs w:val="24"/>
        </w:rPr>
      </w:pPr>
    </w:p>
    <w:p w14:paraId="30E1B7F9" w14:textId="77777777" w:rsidR="00442EA6" w:rsidRPr="00856181" w:rsidRDefault="00442EA6" w:rsidP="00534625">
      <w:pPr>
        <w:spacing w:line="480" w:lineRule="auto"/>
        <w:jc w:val="both"/>
        <w:rPr>
          <w:rFonts w:ascii="Times New Roman" w:hAnsi="Times New Roman" w:cs="Times New Roman"/>
          <w:sz w:val="24"/>
          <w:szCs w:val="24"/>
        </w:rPr>
      </w:pPr>
    </w:p>
    <w:p w14:paraId="5E5B99C1" w14:textId="77777777" w:rsidR="00442EA6" w:rsidRPr="00856181" w:rsidRDefault="00442EA6" w:rsidP="00534625">
      <w:pPr>
        <w:spacing w:line="480" w:lineRule="auto"/>
        <w:jc w:val="both"/>
        <w:rPr>
          <w:rFonts w:ascii="Times New Roman" w:hAnsi="Times New Roman" w:cs="Times New Roman"/>
          <w:sz w:val="24"/>
          <w:szCs w:val="24"/>
        </w:rPr>
      </w:pPr>
    </w:p>
    <w:p w14:paraId="7B267A32" w14:textId="77777777" w:rsidR="00442EA6" w:rsidRPr="00856181" w:rsidRDefault="00442EA6" w:rsidP="00534625">
      <w:pPr>
        <w:spacing w:line="480" w:lineRule="auto"/>
        <w:jc w:val="both"/>
        <w:rPr>
          <w:rFonts w:ascii="Times New Roman" w:hAnsi="Times New Roman" w:cs="Times New Roman"/>
          <w:sz w:val="24"/>
          <w:szCs w:val="24"/>
        </w:rPr>
      </w:pPr>
    </w:p>
    <w:p w14:paraId="0E2ABE63" w14:textId="77777777" w:rsidR="00442EA6" w:rsidRPr="00856181" w:rsidRDefault="00442EA6" w:rsidP="00534625">
      <w:pPr>
        <w:spacing w:line="480" w:lineRule="auto"/>
        <w:jc w:val="both"/>
        <w:rPr>
          <w:rFonts w:ascii="Times New Roman" w:hAnsi="Times New Roman" w:cs="Times New Roman"/>
          <w:sz w:val="24"/>
          <w:szCs w:val="24"/>
        </w:rPr>
      </w:pPr>
    </w:p>
    <w:p w14:paraId="18D696F0" w14:textId="77777777" w:rsidR="00442EA6" w:rsidRPr="00856181" w:rsidRDefault="00442EA6" w:rsidP="00534625">
      <w:pPr>
        <w:spacing w:line="480" w:lineRule="auto"/>
        <w:jc w:val="both"/>
        <w:rPr>
          <w:rFonts w:ascii="Times New Roman" w:hAnsi="Times New Roman" w:cs="Times New Roman"/>
          <w:sz w:val="24"/>
          <w:szCs w:val="24"/>
        </w:rPr>
      </w:pPr>
    </w:p>
    <w:p w14:paraId="7B6926C9" w14:textId="77777777" w:rsidR="00442EA6" w:rsidRPr="00856181" w:rsidRDefault="00442EA6" w:rsidP="00534625">
      <w:pPr>
        <w:spacing w:line="480" w:lineRule="auto"/>
        <w:jc w:val="both"/>
        <w:rPr>
          <w:rFonts w:ascii="Times New Roman" w:hAnsi="Times New Roman" w:cs="Times New Roman"/>
          <w:sz w:val="24"/>
          <w:szCs w:val="24"/>
        </w:rPr>
      </w:pPr>
    </w:p>
    <w:p w14:paraId="0C01F6AB" w14:textId="77777777" w:rsidR="00442EA6" w:rsidRPr="00856181" w:rsidRDefault="00442EA6" w:rsidP="00534625">
      <w:pPr>
        <w:spacing w:line="480" w:lineRule="auto"/>
        <w:jc w:val="both"/>
        <w:rPr>
          <w:rFonts w:ascii="Times New Roman" w:hAnsi="Times New Roman" w:cs="Times New Roman"/>
          <w:sz w:val="24"/>
          <w:szCs w:val="24"/>
        </w:rPr>
      </w:pPr>
    </w:p>
    <w:p w14:paraId="4260A529" w14:textId="77777777" w:rsidR="00442EA6" w:rsidRPr="00856181" w:rsidRDefault="00442EA6" w:rsidP="00534625">
      <w:pPr>
        <w:spacing w:line="480" w:lineRule="auto"/>
        <w:jc w:val="both"/>
        <w:rPr>
          <w:rFonts w:ascii="Times New Roman" w:hAnsi="Times New Roman" w:cs="Times New Roman"/>
          <w:sz w:val="24"/>
          <w:szCs w:val="24"/>
        </w:rPr>
      </w:pPr>
    </w:p>
    <w:p w14:paraId="10ACE1BA" w14:textId="77777777" w:rsidR="00442EA6" w:rsidRPr="00856181" w:rsidRDefault="00442EA6" w:rsidP="00534625">
      <w:pPr>
        <w:spacing w:line="480" w:lineRule="auto"/>
        <w:jc w:val="both"/>
        <w:rPr>
          <w:rFonts w:ascii="Times New Roman" w:hAnsi="Times New Roman" w:cs="Times New Roman"/>
          <w:sz w:val="24"/>
          <w:szCs w:val="24"/>
        </w:rPr>
      </w:pPr>
    </w:p>
    <w:p w14:paraId="535C4927" w14:textId="77777777" w:rsidR="00442EA6" w:rsidRPr="00856181" w:rsidRDefault="00442EA6" w:rsidP="00534625">
      <w:pPr>
        <w:spacing w:line="480" w:lineRule="auto"/>
        <w:jc w:val="both"/>
        <w:rPr>
          <w:rFonts w:ascii="Times New Roman" w:hAnsi="Times New Roman" w:cs="Times New Roman"/>
          <w:sz w:val="24"/>
          <w:szCs w:val="24"/>
        </w:rPr>
      </w:pPr>
    </w:p>
    <w:p w14:paraId="166F39EF" w14:textId="77777777" w:rsidR="00442EA6" w:rsidRPr="00856181" w:rsidRDefault="00442EA6" w:rsidP="00534625">
      <w:pPr>
        <w:spacing w:line="480" w:lineRule="auto"/>
        <w:jc w:val="both"/>
        <w:rPr>
          <w:rFonts w:ascii="Times New Roman" w:hAnsi="Times New Roman" w:cs="Times New Roman"/>
          <w:sz w:val="24"/>
          <w:szCs w:val="24"/>
        </w:rPr>
      </w:pPr>
    </w:p>
    <w:p w14:paraId="440E345B" w14:textId="77777777" w:rsidR="00442EA6" w:rsidRPr="00856181" w:rsidRDefault="00442EA6" w:rsidP="00534625">
      <w:pPr>
        <w:spacing w:line="480" w:lineRule="auto"/>
        <w:jc w:val="both"/>
        <w:rPr>
          <w:rFonts w:ascii="Times New Roman" w:hAnsi="Times New Roman" w:cs="Times New Roman"/>
          <w:sz w:val="24"/>
          <w:szCs w:val="24"/>
        </w:rPr>
      </w:pPr>
    </w:p>
    <w:p w14:paraId="6FFB592D" w14:textId="77777777" w:rsidR="00442EA6" w:rsidRPr="00856181" w:rsidRDefault="00442EA6" w:rsidP="00534625">
      <w:pPr>
        <w:spacing w:line="480" w:lineRule="auto"/>
        <w:jc w:val="both"/>
        <w:rPr>
          <w:rFonts w:ascii="Times New Roman" w:hAnsi="Times New Roman" w:cs="Times New Roman"/>
          <w:sz w:val="24"/>
          <w:szCs w:val="24"/>
        </w:rPr>
      </w:pPr>
    </w:p>
    <w:p w14:paraId="1899168D" w14:textId="77777777" w:rsidR="00442EA6" w:rsidRPr="00856181" w:rsidRDefault="00442EA6" w:rsidP="00534625">
      <w:pPr>
        <w:spacing w:line="480" w:lineRule="auto"/>
        <w:jc w:val="both"/>
        <w:rPr>
          <w:rFonts w:ascii="Times New Roman" w:hAnsi="Times New Roman" w:cs="Times New Roman"/>
          <w:sz w:val="24"/>
          <w:szCs w:val="24"/>
        </w:rPr>
      </w:pPr>
    </w:p>
    <w:p w14:paraId="4402D4CC" w14:textId="77777777" w:rsidR="00442EA6" w:rsidRPr="00856181" w:rsidRDefault="00442EA6" w:rsidP="00534625">
      <w:pPr>
        <w:spacing w:line="480" w:lineRule="auto"/>
        <w:jc w:val="both"/>
        <w:rPr>
          <w:rFonts w:ascii="Times New Roman" w:hAnsi="Times New Roman" w:cs="Times New Roman"/>
          <w:sz w:val="24"/>
          <w:szCs w:val="24"/>
        </w:rPr>
      </w:pPr>
    </w:p>
    <w:p w14:paraId="31FB6FC2" w14:textId="0830B74E" w:rsidR="006E27EC" w:rsidRPr="00856181" w:rsidRDefault="006E27EC" w:rsidP="00E91F11">
      <w:pPr>
        <w:pStyle w:val="Heading1"/>
        <w:rPr>
          <w:rFonts w:ascii="Times New Roman" w:hAnsi="Times New Roman" w:cs="Times New Roman"/>
          <w:sz w:val="24"/>
          <w:szCs w:val="24"/>
        </w:rPr>
      </w:pPr>
      <w:bookmarkStart w:id="96" w:name="_Toc446864521"/>
      <w:r w:rsidRPr="00856181">
        <w:rPr>
          <w:rFonts w:ascii="Times New Roman" w:hAnsi="Times New Roman" w:cs="Times New Roman"/>
          <w:sz w:val="24"/>
          <w:szCs w:val="24"/>
        </w:rPr>
        <w:t xml:space="preserve">Chapter </w:t>
      </w:r>
      <w:r w:rsidR="00E34C4E" w:rsidRPr="00856181">
        <w:rPr>
          <w:rFonts w:ascii="Times New Roman" w:hAnsi="Times New Roman" w:cs="Times New Roman"/>
          <w:sz w:val="24"/>
          <w:szCs w:val="24"/>
        </w:rPr>
        <w:t>6: Conclusion</w:t>
      </w:r>
      <w:bookmarkEnd w:id="96"/>
    </w:p>
    <w:p w14:paraId="15FB2ACA" w14:textId="77777777" w:rsidR="006E27EC" w:rsidRPr="00856181" w:rsidRDefault="006E27EC" w:rsidP="00534625">
      <w:pPr>
        <w:spacing w:line="480" w:lineRule="auto"/>
        <w:jc w:val="both"/>
        <w:rPr>
          <w:rFonts w:ascii="Times New Roman" w:hAnsi="Times New Roman" w:cs="Times New Roman"/>
          <w:sz w:val="24"/>
          <w:szCs w:val="24"/>
        </w:rPr>
      </w:pPr>
    </w:p>
    <w:p w14:paraId="3BAA6B14" w14:textId="77777777" w:rsidR="00442EA6" w:rsidRPr="00856181" w:rsidRDefault="00442EA6" w:rsidP="00534625">
      <w:pPr>
        <w:spacing w:line="480" w:lineRule="auto"/>
        <w:jc w:val="both"/>
        <w:rPr>
          <w:rFonts w:ascii="Times New Roman" w:hAnsi="Times New Roman" w:cs="Times New Roman"/>
          <w:sz w:val="24"/>
          <w:szCs w:val="24"/>
        </w:rPr>
      </w:pPr>
    </w:p>
    <w:p w14:paraId="13DAB75C" w14:textId="77777777" w:rsidR="00442EA6" w:rsidRPr="00856181" w:rsidRDefault="00442EA6" w:rsidP="00534625">
      <w:pPr>
        <w:spacing w:line="480" w:lineRule="auto"/>
        <w:jc w:val="both"/>
        <w:rPr>
          <w:rFonts w:ascii="Times New Roman" w:hAnsi="Times New Roman" w:cs="Times New Roman"/>
          <w:sz w:val="24"/>
          <w:szCs w:val="24"/>
        </w:rPr>
      </w:pPr>
    </w:p>
    <w:p w14:paraId="48B8F6C6" w14:textId="77777777" w:rsidR="00442EA6" w:rsidRPr="00856181" w:rsidRDefault="00442EA6" w:rsidP="00534625">
      <w:pPr>
        <w:spacing w:line="480" w:lineRule="auto"/>
        <w:jc w:val="both"/>
        <w:rPr>
          <w:rFonts w:ascii="Times New Roman" w:hAnsi="Times New Roman" w:cs="Times New Roman"/>
          <w:sz w:val="24"/>
          <w:szCs w:val="24"/>
        </w:rPr>
      </w:pPr>
    </w:p>
    <w:p w14:paraId="7ADFE62A" w14:textId="77777777" w:rsidR="00442EA6" w:rsidRPr="00856181" w:rsidRDefault="00442EA6" w:rsidP="00534625">
      <w:pPr>
        <w:spacing w:line="480" w:lineRule="auto"/>
        <w:jc w:val="both"/>
        <w:rPr>
          <w:rFonts w:ascii="Times New Roman" w:hAnsi="Times New Roman" w:cs="Times New Roman"/>
          <w:sz w:val="24"/>
          <w:szCs w:val="24"/>
        </w:rPr>
      </w:pPr>
    </w:p>
    <w:p w14:paraId="7A8DCA19" w14:textId="77777777" w:rsidR="00442EA6" w:rsidRPr="00856181" w:rsidRDefault="00442EA6" w:rsidP="00534625">
      <w:pPr>
        <w:spacing w:line="480" w:lineRule="auto"/>
        <w:jc w:val="both"/>
        <w:rPr>
          <w:rFonts w:ascii="Times New Roman" w:hAnsi="Times New Roman" w:cs="Times New Roman"/>
          <w:sz w:val="24"/>
          <w:szCs w:val="24"/>
        </w:rPr>
      </w:pPr>
    </w:p>
    <w:p w14:paraId="2C8F1034" w14:textId="77777777" w:rsidR="00442EA6" w:rsidRPr="00856181" w:rsidRDefault="00442EA6" w:rsidP="00534625">
      <w:pPr>
        <w:spacing w:line="480" w:lineRule="auto"/>
        <w:jc w:val="both"/>
        <w:rPr>
          <w:rFonts w:ascii="Times New Roman" w:hAnsi="Times New Roman" w:cs="Times New Roman"/>
          <w:sz w:val="24"/>
          <w:szCs w:val="24"/>
        </w:rPr>
      </w:pPr>
    </w:p>
    <w:p w14:paraId="076D5CC2" w14:textId="77777777" w:rsidR="00442EA6" w:rsidRPr="00856181" w:rsidRDefault="00442EA6" w:rsidP="00534625">
      <w:pPr>
        <w:spacing w:line="480" w:lineRule="auto"/>
        <w:jc w:val="both"/>
        <w:rPr>
          <w:rFonts w:ascii="Times New Roman" w:hAnsi="Times New Roman" w:cs="Times New Roman"/>
          <w:sz w:val="24"/>
          <w:szCs w:val="24"/>
        </w:rPr>
      </w:pPr>
    </w:p>
    <w:p w14:paraId="098C24FE" w14:textId="77777777" w:rsidR="00442EA6" w:rsidRPr="00856181" w:rsidRDefault="00442EA6" w:rsidP="00534625">
      <w:pPr>
        <w:spacing w:line="480" w:lineRule="auto"/>
        <w:jc w:val="both"/>
        <w:rPr>
          <w:rFonts w:ascii="Times New Roman" w:hAnsi="Times New Roman" w:cs="Times New Roman"/>
          <w:sz w:val="24"/>
          <w:szCs w:val="24"/>
        </w:rPr>
      </w:pPr>
    </w:p>
    <w:p w14:paraId="6073E5AF" w14:textId="77777777" w:rsidR="00442EA6" w:rsidRPr="00856181" w:rsidRDefault="00442EA6" w:rsidP="00534625">
      <w:pPr>
        <w:spacing w:line="480" w:lineRule="auto"/>
        <w:jc w:val="both"/>
        <w:rPr>
          <w:rFonts w:ascii="Times New Roman" w:hAnsi="Times New Roman" w:cs="Times New Roman"/>
          <w:sz w:val="24"/>
          <w:szCs w:val="24"/>
        </w:rPr>
      </w:pPr>
    </w:p>
    <w:p w14:paraId="593F5A5E" w14:textId="77777777" w:rsidR="00442EA6" w:rsidRPr="00856181" w:rsidRDefault="00442EA6" w:rsidP="00534625">
      <w:pPr>
        <w:spacing w:line="480" w:lineRule="auto"/>
        <w:jc w:val="both"/>
        <w:rPr>
          <w:rFonts w:ascii="Times New Roman" w:hAnsi="Times New Roman" w:cs="Times New Roman"/>
          <w:sz w:val="24"/>
          <w:szCs w:val="24"/>
        </w:rPr>
      </w:pPr>
    </w:p>
    <w:p w14:paraId="6E7AA249" w14:textId="77777777" w:rsidR="00442EA6" w:rsidRPr="00856181" w:rsidRDefault="00442EA6" w:rsidP="00534625">
      <w:pPr>
        <w:spacing w:line="480" w:lineRule="auto"/>
        <w:jc w:val="both"/>
        <w:rPr>
          <w:rFonts w:ascii="Times New Roman" w:hAnsi="Times New Roman" w:cs="Times New Roman"/>
          <w:sz w:val="24"/>
          <w:szCs w:val="24"/>
        </w:rPr>
      </w:pPr>
    </w:p>
    <w:p w14:paraId="71B0B810" w14:textId="77777777" w:rsidR="00442EA6" w:rsidRPr="00856181" w:rsidRDefault="00442EA6" w:rsidP="00534625">
      <w:pPr>
        <w:spacing w:line="480" w:lineRule="auto"/>
        <w:jc w:val="both"/>
        <w:rPr>
          <w:rFonts w:ascii="Times New Roman" w:hAnsi="Times New Roman" w:cs="Times New Roman"/>
          <w:sz w:val="24"/>
          <w:szCs w:val="24"/>
        </w:rPr>
      </w:pPr>
    </w:p>
    <w:p w14:paraId="23922D3C" w14:textId="77777777" w:rsidR="00442EA6" w:rsidRPr="00856181" w:rsidRDefault="00442EA6" w:rsidP="00534625">
      <w:pPr>
        <w:spacing w:line="480" w:lineRule="auto"/>
        <w:jc w:val="both"/>
        <w:rPr>
          <w:rFonts w:ascii="Times New Roman" w:hAnsi="Times New Roman" w:cs="Times New Roman"/>
          <w:sz w:val="24"/>
          <w:szCs w:val="24"/>
        </w:rPr>
      </w:pPr>
    </w:p>
    <w:p w14:paraId="39DE0E2B" w14:textId="77777777" w:rsidR="00442EA6" w:rsidRPr="00856181" w:rsidRDefault="00442EA6" w:rsidP="00534625">
      <w:pPr>
        <w:spacing w:line="480" w:lineRule="auto"/>
        <w:jc w:val="both"/>
        <w:rPr>
          <w:rFonts w:ascii="Times New Roman" w:hAnsi="Times New Roman" w:cs="Times New Roman"/>
          <w:sz w:val="24"/>
          <w:szCs w:val="24"/>
        </w:rPr>
      </w:pPr>
    </w:p>
    <w:p w14:paraId="16D26A61" w14:textId="77777777" w:rsidR="00442EA6" w:rsidRPr="00856181" w:rsidRDefault="00442EA6" w:rsidP="00534625">
      <w:pPr>
        <w:spacing w:line="480" w:lineRule="auto"/>
        <w:jc w:val="both"/>
        <w:rPr>
          <w:rFonts w:ascii="Times New Roman" w:hAnsi="Times New Roman" w:cs="Times New Roman"/>
          <w:sz w:val="24"/>
          <w:szCs w:val="24"/>
        </w:rPr>
      </w:pPr>
    </w:p>
    <w:p w14:paraId="226C4855" w14:textId="0382BC0C" w:rsidR="00671C8A" w:rsidRPr="00856181" w:rsidRDefault="006E27EC" w:rsidP="00E91F11">
      <w:pPr>
        <w:pStyle w:val="Heading1"/>
        <w:rPr>
          <w:rFonts w:ascii="Times New Roman" w:hAnsi="Times New Roman" w:cs="Times New Roman"/>
          <w:sz w:val="24"/>
          <w:szCs w:val="24"/>
        </w:rPr>
      </w:pPr>
      <w:bookmarkStart w:id="97" w:name="_Toc446864522"/>
      <w:r w:rsidRPr="00856181">
        <w:rPr>
          <w:rFonts w:ascii="Times New Roman" w:hAnsi="Times New Roman" w:cs="Times New Roman"/>
          <w:sz w:val="24"/>
          <w:szCs w:val="24"/>
        </w:rPr>
        <w:t>Chapter 7: Conclusion and Recommendation</w:t>
      </w:r>
      <w:bookmarkEnd w:id="97"/>
    </w:p>
    <w:p w14:paraId="2F1F9B47" w14:textId="77777777" w:rsidR="00671C8A" w:rsidRPr="00856181" w:rsidRDefault="00671C8A" w:rsidP="00534625">
      <w:pPr>
        <w:spacing w:line="480" w:lineRule="auto"/>
        <w:jc w:val="both"/>
        <w:rPr>
          <w:rFonts w:ascii="Times New Roman" w:hAnsi="Times New Roman" w:cs="Times New Roman"/>
          <w:sz w:val="24"/>
          <w:szCs w:val="24"/>
        </w:rPr>
      </w:pPr>
    </w:p>
    <w:p w14:paraId="54D77D14" w14:textId="77777777" w:rsidR="00FE684E" w:rsidRPr="00856181" w:rsidRDefault="00FE684E" w:rsidP="00534625">
      <w:pPr>
        <w:spacing w:line="480" w:lineRule="auto"/>
        <w:jc w:val="both"/>
        <w:rPr>
          <w:rFonts w:ascii="Times New Roman" w:hAnsi="Times New Roman" w:cs="Times New Roman"/>
          <w:sz w:val="24"/>
          <w:szCs w:val="24"/>
        </w:rPr>
      </w:pPr>
    </w:p>
    <w:p w14:paraId="4FF55E87" w14:textId="77777777" w:rsidR="00913383" w:rsidRPr="00856181" w:rsidRDefault="00913383" w:rsidP="00534625">
      <w:pPr>
        <w:spacing w:line="480" w:lineRule="auto"/>
        <w:jc w:val="both"/>
        <w:rPr>
          <w:rFonts w:ascii="Times New Roman" w:hAnsi="Times New Roman" w:cs="Times New Roman"/>
          <w:sz w:val="24"/>
          <w:szCs w:val="24"/>
        </w:rPr>
      </w:pPr>
    </w:p>
    <w:p w14:paraId="7D4A74F0" w14:textId="77777777" w:rsidR="000F6F6A" w:rsidRDefault="000F6F6A" w:rsidP="00534625">
      <w:pPr>
        <w:spacing w:line="480" w:lineRule="auto"/>
        <w:jc w:val="both"/>
        <w:rPr>
          <w:rFonts w:ascii="Times New Roman" w:hAnsi="Times New Roman" w:cs="Times New Roman"/>
          <w:sz w:val="24"/>
          <w:szCs w:val="24"/>
        </w:rPr>
      </w:pPr>
    </w:p>
    <w:p w14:paraId="32CD79FB" w14:textId="77777777" w:rsidR="00CF6197" w:rsidRDefault="00CF6197" w:rsidP="00534625">
      <w:pPr>
        <w:spacing w:line="480" w:lineRule="auto"/>
        <w:jc w:val="both"/>
        <w:rPr>
          <w:rFonts w:ascii="Times New Roman" w:hAnsi="Times New Roman" w:cs="Times New Roman"/>
          <w:sz w:val="24"/>
          <w:szCs w:val="24"/>
        </w:rPr>
      </w:pPr>
    </w:p>
    <w:p w14:paraId="194CC93F" w14:textId="77777777" w:rsidR="00CF6197" w:rsidRPr="00856181" w:rsidRDefault="00CF6197" w:rsidP="00534625">
      <w:pPr>
        <w:spacing w:line="480" w:lineRule="auto"/>
        <w:jc w:val="both"/>
        <w:rPr>
          <w:rFonts w:ascii="Times New Roman" w:hAnsi="Times New Roman" w:cs="Times New Roman"/>
          <w:sz w:val="24"/>
          <w:szCs w:val="24"/>
        </w:rPr>
      </w:pPr>
    </w:p>
    <w:p w14:paraId="2C751FAA" w14:textId="77777777" w:rsidR="000F6F6A" w:rsidRPr="00856181" w:rsidRDefault="000F6F6A" w:rsidP="00534625">
      <w:pPr>
        <w:spacing w:line="480" w:lineRule="auto"/>
        <w:jc w:val="both"/>
        <w:rPr>
          <w:rFonts w:ascii="Times New Roman" w:hAnsi="Times New Roman" w:cs="Times New Roman"/>
          <w:sz w:val="24"/>
          <w:szCs w:val="24"/>
        </w:rPr>
      </w:pPr>
    </w:p>
    <w:p w14:paraId="1EBD4B53" w14:textId="77777777" w:rsidR="00B24E08" w:rsidRPr="00856181" w:rsidRDefault="00B24E08" w:rsidP="00534625">
      <w:pPr>
        <w:spacing w:line="480" w:lineRule="auto"/>
        <w:jc w:val="both"/>
        <w:rPr>
          <w:rFonts w:ascii="Times New Roman" w:hAnsi="Times New Roman" w:cs="Times New Roman"/>
          <w:sz w:val="24"/>
          <w:szCs w:val="24"/>
        </w:rPr>
      </w:pPr>
    </w:p>
    <w:bookmarkStart w:id="98" w:name="_Toc446864523" w:displacedByCustomXml="next"/>
    <w:sdt>
      <w:sdtPr>
        <w:rPr>
          <w:rFonts w:ascii="Times New Roman" w:eastAsiaTheme="minorHAnsi" w:hAnsi="Times New Roman" w:cs="Times New Roman"/>
          <w:b w:val="0"/>
          <w:bCs w:val="0"/>
          <w:caps w:val="0"/>
          <w:color w:val="auto"/>
          <w:spacing w:val="0"/>
          <w:sz w:val="24"/>
          <w:szCs w:val="24"/>
        </w:rPr>
        <w:id w:val="-1764671166"/>
        <w:docPartObj>
          <w:docPartGallery w:val="Bibliographies"/>
          <w:docPartUnique/>
        </w:docPartObj>
      </w:sdtPr>
      <w:sdtEndPr>
        <w:rPr>
          <w:rFonts w:eastAsiaTheme="minorEastAsia"/>
        </w:rPr>
      </w:sdtEndPr>
      <w:sdtContent>
        <w:p w14:paraId="19FA5838" w14:textId="77777777" w:rsidR="00223304" w:rsidRPr="00856181" w:rsidRDefault="00223304" w:rsidP="00534625">
          <w:pPr>
            <w:pStyle w:val="Heading1"/>
            <w:spacing w:line="480" w:lineRule="auto"/>
            <w:jc w:val="both"/>
            <w:rPr>
              <w:rFonts w:ascii="Times New Roman" w:hAnsi="Times New Roman" w:cs="Times New Roman"/>
              <w:sz w:val="24"/>
              <w:szCs w:val="24"/>
            </w:rPr>
          </w:pPr>
          <w:r w:rsidRPr="00856181">
            <w:rPr>
              <w:rFonts w:ascii="Times New Roman" w:hAnsi="Times New Roman" w:cs="Times New Roman"/>
              <w:sz w:val="24"/>
              <w:szCs w:val="24"/>
            </w:rPr>
            <w:t>Bibliography</w:t>
          </w:r>
          <w:bookmarkEnd w:id="98"/>
        </w:p>
        <w:sdt>
          <w:sdtPr>
            <w:rPr>
              <w:rFonts w:ascii="Times New Roman" w:hAnsi="Times New Roman" w:cs="Times New Roman"/>
              <w:sz w:val="24"/>
              <w:szCs w:val="24"/>
            </w:rPr>
            <w:id w:val="111145805"/>
            <w:bibliography/>
          </w:sdtPr>
          <w:sdtEndPr/>
          <w:sdtContent>
            <w:p w14:paraId="711A8D40" w14:textId="77777777" w:rsidR="005F0938" w:rsidRPr="00856181" w:rsidRDefault="00223304" w:rsidP="00534625">
              <w:pPr>
                <w:pStyle w:val="Bibliography"/>
                <w:spacing w:line="480" w:lineRule="auto"/>
                <w:ind w:left="720" w:hanging="720"/>
                <w:rPr>
                  <w:rFonts w:ascii="Times New Roman" w:hAnsi="Times New Roman" w:cs="Times New Roman"/>
                  <w:noProof/>
                  <w:sz w:val="24"/>
                  <w:szCs w:val="24"/>
                </w:rPr>
              </w:pPr>
              <w:r w:rsidRPr="00856181">
                <w:rPr>
                  <w:rFonts w:ascii="Times New Roman" w:hAnsi="Times New Roman" w:cs="Times New Roman"/>
                  <w:sz w:val="24"/>
                  <w:szCs w:val="24"/>
                </w:rPr>
                <w:fldChar w:fldCharType="begin"/>
              </w:r>
              <w:r w:rsidRPr="00856181">
                <w:rPr>
                  <w:rFonts w:ascii="Times New Roman" w:hAnsi="Times New Roman" w:cs="Times New Roman"/>
                  <w:sz w:val="24"/>
                  <w:szCs w:val="24"/>
                </w:rPr>
                <w:instrText xml:space="preserve"> BIBLIOGRAPHY </w:instrText>
              </w:r>
              <w:r w:rsidRPr="00856181">
                <w:rPr>
                  <w:rFonts w:ascii="Times New Roman" w:hAnsi="Times New Roman" w:cs="Times New Roman"/>
                  <w:sz w:val="24"/>
                  <w:szCs w:val="24"/>
                </w:rPr>
                <w:fldChar w:fldCharType="separate"/>
              </w:r>
              <w:r w:rsidR="005F0938" w:rsidRPr="00856181">
                <w:rPr>
                  <w:rFonts w:ascii="Times New Roman" w:hAnsi="Times New Roman" w:cs="Times New Roman"/>
                  <w:noProof/>
                  <w:sz w:val="24"/>
                  <w:szCs w:val="24"/>
                </w:rPr>
                <w:t xml:space="preserve">Nyonmorworko, N. D. (2015, April 15). </w:t>
              </w:r>
              <w:r w:rsidR="005F0938" w:rsidRPr="00856181">
                <w:rPr>
                  <w:rFonts w:ascii="Times New Roman" w:hAnsi="Times New Roman" w:cs="Times New Roman"/>
                  <w:i/>
                  <w:iCs/>
                  <w:noProof/>
                  <w:sz w:val="24"/>
                  <w:szCs w:val="24"/>
                </w:rPr>
                <w:t>Reflections in the mirror; Records keeping in Ghana's Health Sector</w:t>
              </w:r>
              <w:r w:rsidR="005F0938" w:rsidRPr="00856181">
                <w:rPr>
                  <w:rFonts w:ascii="Times New Roman" w:hAnsi="Times New Roman" w:cs="Times New Roman"/>
                  <w:noProof/>
                  <w:sz w:val="24"/>
                  <w:szCs w:val="24"/>
                </w:rPr>
                <w:t xml:space="preserve">. Retrieved October 22, 2015, from graphic.com.gh: </w:t>
              </w:r>
              <w:r w:rsidR="005F0938" w:rsidRPr="00856181">
                <w:rPr>
                  <w:rFonts w:ascii="Times New Roman" w:hAnsi="Times New Roman" w:cs="Times New Roman"/>
                  <w:noProof/>
                  <w:sz w:val="24"/>
                  <w:szCs w:val="24"/>
                </w:rPr>
                <w:lastRenderedPageBreak/>
                <w:t>http://graphic.com.gh/features/opinion/41676-reflections-in-the-mirror-records-keeping-in-ghana-s-health-sector.html</w:t>
              </w:r>
            </w:p>
            <w:p w14:paraId="22A9D134" w14:textId="77777777" w:rsidR="005F0938" w:rsidRPr="00856181" w:rsidRDefault="005F0938" w:rsidP="00534625">
              <w:pPr>
                <w:pStyle w:val="Bibliography"/>
                <w:spacing w:line="480" w:lineRule="auto"/>
                <w:ind w:left="720" w:hanging="720"/>
                <w:rPr>
                  <w:rFonts w:ascii="Times New Roman" w:hAnsi="Times New Roman" w:cs="Times New Roman"/>
                  <w:noProof/>
                  <w:sz w:val="24"/>
                  <w:szCs w:val="24"/>
                </w:rPr>
              </w:pPr>
              <w:r w:rsidRPr="00856181">
                <w:rPr>
                  <w:rFonts w:ascii="Times New Roman" w:hAnsi="Times New Roman" w:cs="Times New Roman"/>
                  <w:noProof/>
                  <w:sz w:val="24"/>
                  <w:szCs w:val="24"/>
                </w:rPr>
                <w:t xml:space="preserve">Ohene-Bonsu, K. G. (2015). </w:t>
              </w:r>
              <w:r w:rsidRPr="00856181">
                <w:rPr>
                  <w:rFonts w:ascii="Times New Roman" w:hAnsi="Times New Roman" w:cs="Times New Roman"/>
                  <w:i/>
                  <w:iCs/>
                  <w:noProof/>
                  <w:sz w:val="24"/>
                  <w:szCs w:val="24"/>
                </w:rPr>
                <w:t>Centralized Hospital Management System For Health Centers In Ghana.</w:t>
              </w:r>
              <w:r w:rsidRPr="00856181">
                <w:rPr>
                  <w:rFonts w:ascii="Times New Roman" w:hAnsi="Times New Roman" w:cs="Times New Roman"/>
                  <w:noProof/>
                  <w:sz w:val="24"/>
                  <w:szCs w:val="24"/>
                </w:rPr>
                <w:t xml:space="preserve"> Ashesi University College, Computer Science, Berekuso.</w:t>
              </w:r>
            </w:p>
            <w:p w14:paraId="67CB8298" w14:textId="77777777" w:rsidR="005F0938" w:rsidRPr="00856181" w:rsidRDefault="005F0938" w:rsidP="00534625">
              <w:pPr>
                <w:pStyle w:val="Bibliography"/>
                <w:spacing w:line="480" w:lineRule="auto"/>
                <w:ind w:left="720" w:hanging="720"/>
                <w:rPr>
                  <w:rFonts w:ascii="Times New Roman" w:hAnsi="Times New Roman" w:cs="Times New Roman"/>
                  <w:noProof/>
                  <w:sz w:val="24"/>
                  <w:szCs w:val="24"/>
                </w:rPr>
              </w:pPr>
              <w:r w:rsidRPr="00856181">
                <w:rPr>
                  <w:rFonts w:ascii="Times New Roman" w:hAnsi="Times New Roman" w:cs="Times New Roman"/>
                  <w:noProof/>
                  <w:sz w:val="24"/>
                  <w:szCs w:val="24"/>
                </w:rPr>
                <w:t xml:space="preserve">Poikonen, J. (2009, March 16). </w:t>
              </w:r>
              <w:r w:rsidRPr="00856181">
                <w:rPr>
                  <w:rFonts w:ascii="Times New Roman" w:hAnsi="Times New Roman" w:cs="Times New Roman"/>
                  <w:i/>
                  <w:iCs/>
                  <w:noProof/>
                  <w:sz w:val="24"/>
                  <w:szCs w:val="24"/>
                </w:rPr>
                <w:t>50 Successful Open Source Projects That Are Changing Medicine</w:t>
              </w:r>
              <w:r w:rsidRPr="00856181">
                <w:rPr>
                  <w:rFonts w:ascii="Times New Roman" w:hAnsi="Times New Roman" w:cs="Times New Roman"/>
                  <w:noProof/>
                  <w:sz w:val="24"/>
                  <w:szCs w:val="24"/>
                </w:rPr>
                <w:t>. Retrieved October 22, 2015, from pharmacyinformatics.blogspot.com: http://pharmacyinformatics.blogspot.com/2009/03/50-successful-open-source-projects-that.html</w:t>
              </w:r>
            </w:p>
            <w:p w14:paraId="055DDEBC" w14:textId="77777777" w:rsidR="005F0938" w:rsidRPr="00856181" w:rsidRDefault="005F0938" w:rsidP="00534625">
              <w:pPr>
                <w:pStyle w:val="Bibliography"/>
                <w:spacing w:line="480" w:lineRule="auto"/>
                <w:ind w:left="720" w:hanging="720"/>
                <w:rPr>
                  <w:rFonts w:ascii="Times New Roman" w:hAnsi="Times New Roman" w:cs="Times New Roman"/>
                  <w:noProof/>
                  <w:sz w:val="24"/>
                  <w:szCs w:val="24"/>
                </w:rPr>
              </w:pPr>
              <w:r w:rsidRPr="00856181">
                <w:rPr>
                  <w:rFonts w:ascii="Times New Roman" w:hAnsi="Times New Roman" w:cs="Times New Roman"/>
                  <w:noProof/>
                  <w:sz w:val="24"/>
                  <w:szCs w:val="24"/>
                </w:rPr>
                <w:t xml:space="preserve">Sommerville, I. (2011). </w:t>
              </w:r>
              <w:r w:rsidRPr="00856181">
                <w:rPr>
                  <w:rFonts w:ascii="Times New Roman" w:hAnsi="Times New Roman" w:cs="Times New Roman"/>
                  <w:i/>
                  <w:iCs/>
                  <w:noProof/>
                  <w:sz w:val="24"/>
                  <w:szCs w:val="24"/>
                </w:rPr>
                <w:t>Software Engineering</w:t>
              </w:r>
              <w:r w:rsidRPr="00856181">
                <w:rPr>
                  <w:rFonts w:ascii="Times New Roman" w:hAnsi="Times New Roman" w:cs="Times New Roman"/>
                  <w:noProof/>
                  <w:sz w:val="24"/>
                  <w:szCs w:val="24"/>
                </w:rPr>
                <w:t xml:space="preserve"> (9th Edition ed.). United States of America: Addison-Wesley.</w:t>
              </w:r>
            </w:p>
            <w:p w14:paraId="79ACB36B" w14:textId="381AB0A1" w:rsidR="00470A0F" w:rsidRPr="00856181" w:rsidRDefault="00223304" w:rsidP="00534625">
              <w:pPr>
                <w:spacing w:line="480" w:lineRule="auto"/>
                <w:rPr>
                  <w:rFonts w:ascii="Times New Roman" w:hAnsi="Times New Roman" w:cs="Times New Roman"/>
                  <w:sz w:val="24"/>
                  <w:szCs w:val="24"/>
                </w:rPr>
              </w:pPr>
              <w:r w:rsidRPr="00856181">
                <w:rPr>
                  <w:rFonts w:ascii="Times New Roman" w:hAnsi="Times New Roman" w:cs="Times New Roman"/>
                  <w:b/>
                  <w:bCs/>
                  <w:noProof/>
                  <w:sz w:val="24"/>
                  <w:szCs w:val="24"/>
                </w:rPr>
                <w:fldChar w:fldCharType="end"/>
              </w:r>
            </w:p>
          </w:sdtContent>
        </w:sdt>
      </w:sdtContent>
    </w:sdt>
    <w:sectPr w:rsidR="00470A0F" w:rsidRPr="00856181" w:rsidSect="009D27D5">
      <w:footerReference w:type="default" r:id="rId1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elaf Dafla" w:date="2016-03-28T08:48:00Z" w:initials="AD">
    <w:p w14:paraId="2BAEB5B8" w14:textId="4935E091" w:rsidR="00DA17E3" w:rsidRDefault="00DA17E3">
      <w:pPr>
        <w:pStyle w:val="CommentText"/>
      </w:pPr>
      <w:r>
        <w:rPr>
          <w:rStyle w:val="CommentReference"/>
        </w:rPr>
        <w:annotationRef/>
      </w:r>
      <w:r>
        <w:t xml:space="preserve">Check against APA </w:t>
      </w:r>
      <w:proofErr w:type="spellStart"/>
      <w:r>
        <w:t>fromat</w:t>
      </w:r>
      <w:proofErr w:type="spellEnd"/>
    </w:p>
  </w:comment>
  <w:comment w:id="4" w:author="Aelaf Dafla" w:date="2016-03-28T08:54:00Z" w:initials="AD">
    <w:p w14:paraId="502F8781" w14:textId="047CDF7A" w:rsidR="00DA17E3" w:rsidRDefault="00DA17E3">
      <w:pPr>
        <w:pStyle w:val="CommentText"/>
      </w:pPr>
      <w:r>
        <w:rPr>
          <w:rStyle w:val="CommentReference"/>
        </w:rPr>
        <w:annotationRef/>
      </w:r>
      <w:r>
        <w:t>most means how many percent</w:t>
      </w:r>
    </w:p>
  </w:comment>
  <w:comment w:id="5" w:author="Aelaf Dafla" w:date="2016-03-28T08:53:00Z" w:initials="AD">
    <w:p w14:paraId="32F50839" w14:textId="7D80C5C1" w:rsidR="00DA17E3" w:rsidRDefault="00DA17E3">
      <w:pPr>
        <w:pStyle w:val="CommentText"/>
      </w:pPr>
      <w:r>
        <w:rPr>
          <w:rStyle w:val="CommentReference"/>
        </w:rPr>
        <w:annotationRef/>
      </w:r>
      <w:r>
        <w:t>What is better?</w:t>
      </w:r>
    </w:p>
  </w:comment>
  <w:comment w:id="8" w:author="Aelaf Dafla" w:date="2016-03-28T08:56:00Z" w:initials="AD">
    <w:p w14:paraId="151323AF" w14:textId="76B7D63F" w:rsidR="00DA17E3" w:rsidRDefault="00DA17E3">
      <w:pPr>
        <w:pStyle w:val="CommentText"/>
      </w:pPr>
      <w:r>
        <w:rPr>
          <w:rStyle w:val="CommentReference"/>
        </w:rPr>
        <w:annotationRef/>
      </w:r>
      <w:r>
        <w:t>evidence of this</w:t>
      </w:r>
    </w:p>
  </w:comment>
  <w:comment w:id="9" w:author="Aelaf Dafla" w:date="2016-03-28T08:56:00Z" w:initials="AD">
    <w:p w14:paraId="05A33384" w14:textId="60FBEF8C" w:rsidR="00DA17E3" w:rsidRDefault="00DA17E3">
      <w:pPr>
        <w:pStyle w:val="CommentText"/>
      </w:pPr>
      <w:r>
        <w:rPr>
          <w:rStyle w:val="CommentReference"/>
        </w:rPr>
        <w:annotationRef/>
      </w:r>
    </w:p>
  </w:comment>
  <w:comment w:id="24" w:author="Aelaf Dafla" w:date="2016-03-28T10:21:00Z" w:initials="AD">
    <w:p w14:paraId="35E47FE4" w14:textId="77777777" w:rsidR="00F00CF4" w:rsidRDefault="00F00CF4">
      <w:pPr>
        <w:pStyle w:val="CommentText"/>
      </w:pPr>
      <w:r>
        <w:rPr>
          <w:rStyle w:val="CommentReference"/>
        </w:rPr>
        <w:annotationRef/>
      </w:r>
      <w:r>
        <w:t>why and how</w:t>
      </w:r>
    </w:p>
    <w:p w14:paraId="7D4F7F44" w14:textId="03B12D8A" w:rsidR="00F00CF4" w:rsidRDefault="00F00CF4">
      <w:pPr>
        <w:pStyle w:val="CommentText"/>
      </w:pPr>
      <w:r>
        <w:t xml:space="preserve">-find records by name and other </w:t>
      </w:r>
      <w:proofErr w:type="spellStart"/>
      <w:r>
        <w:t>paticulars</w:t>
      </w:r>
      <w:proofErr w:type="spellEnd"/>
    </w:p>
  </w:comment>
  <w:comment w:id="25" w:author="Aelaf Dafla" w:date="2016-03-28T10:23:00Z" w:initials="AD">
    <w:p w14:paraId="3F2CB66A" w14:textId="1CB5137C" w:rsidR="00F00CF4" w:rsidRDefault="00F00CF4">
      <w:pPr>
        <w:pStyle w:val="CommentText"/>
      </w:pPr>
      <w:r>
        <w:rPr>
          <w:rStyle w:val="CommentReference"/>
        </w:rPr>
        <w:annotationRef/>
      </w:r>
      <w:r>
        <w:t>evidence</w:t>
      </w:r>
    </w:p>
  </w:comment>
  <w:comment w:id="35" w:author="Aelaf Dafla" w:date="2016-03-28T10:28:00Z" w:initials="AD">
    <w:p w14:paraId="32A76900" w14:textId="07BA412F" w:rsidR="00F00CF4" w:rsidRDefault="00F00CF4">
      <w:pPr>
        <w:pStyle w:val="CommentText"/>
      </w:pPr>
      <w:r>
        <w:rPr>
          <w:rStyle w:val="CommentReference"/>
        </w:rPr>
        <w:annotationRef/>
      </w:r>
      <w:r>
        <w:t>source of the research</w:t>
      </w:r>
    </w:p>
  </w:comment>
  <w:comment w:id="54" w:author="Aelaf Dafla" w:date="2016-03-28T10:33:00Z" w:initials="AD">
    <w:p w14:paraId="1DBB45F6" w14:textId="6E20DAC6" w:rsidR="00171307" w:rsidRDefault="00171307">
      <w:pPr>
        <w:pStyle w:val="CommentText"/>
      </w:pPr>
      <w:r>
        <w:rPr>
          <w:rStyle w:val="CommentReference"/>
        </w:rPr>
        <w:annotationRef/>
      </w:r>
      <w:r>
        <w:t>You did not describe how you got the the use cases from the scenario. What steps did you follow</w:t>
      </w:r>
    </w:p>
  </w:comment>
  <w:comment w:id="90" w:author="Aelaf Dafla" w:date="2016-03-28T10:42:00Z" w:initials="AD">
    <w:p w14:paraId="66233A51" w14:textId="2660C545" w:rsidR="00A92C8B" w:rsidRDefault="00A92C8B">
      <w:pPr>
        <w:pStyle w:val="CommentText"/>
      </w:pPr>
      <w:r>
        <w:rPr>
          <w:rStyle w:val="CommentReference"/>
        </w:rPr>
        <w:annotationRef/>
      </w:r>
      <w:r>
        <w:t>What browser do most users use?</w:t>
      </w:r>
    </w:p>
  </w:comment>
  <w:comment w:id="92" w:author="Aelaf Dafla" w:date="2016-03-28T10:43:00Z" w:initials="AD">
    <w:p w14:paraId="697C9CBD" w14:textId="4F9BEA43" w:rsidR="00A92C8B" w:rsidRDefault="00A92C8B">
      <w:pPr>
        <w:pStyle w:val="CommentText"/>
      </w:pPr>
      <w:r>
        <w:rPr>
          <w:rStyle w:val="CommentReference"/>
        </w:rPr>
        <w:annotationRef/>
      </w:r>
      <w:r>
        <w:t>which versions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AEB5B8" w15:done="0"/>
  <w15:commentEx w15:paraId="502F8781" w15:done="0"/>
  <w15:commentEx w15:paraId="32F50839" w15:done="0"/>
  <w15:commentEx w15:paraId="151323AF" w15:done="0"/>
  <w15:commentEx w15:paraId="05A33384" w15:done="0"/>
  <w15:commentEx w15:paraId="7D4F7F44" w15:done="0"/>
  <w15:commentEx w15:paraId="3F2CB66A" w15:done="0"/>
  <w15:commentEx w15:paraId="32A76900" w15:done="0"/>
  <w15:commentEx w15:paraId="1DBB45F6" w15:done="0"/>
  <w15:commentEx w15:paraId="66233A51" w15:done="0"/>
  <w15:commentEx w15:paraId="697C9CB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46E9F" w14:textId="77777777" w:rsidR="006E49B8" w:rsidRDefault="006E49B8">
      <w:pPr>
        <w:spacing w:before="0" w:after="0" w:line="240" w:lineRule="auto"/>
      </w:pPr>
      <w:r>
        <w:separator/>
      </w:r>
    </w:p>
  </w:endnote>
  <w:endnote w:type="continuationSeparator" w:id="0">
    <w:p w14:paraId="397F20F6" w14:textId="77777777" w:rsidR="006E49B8" w:rsidRDefault="006E4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8D69C" w14:textId="77777777" w:rsidR="008B4A8A" w:rsidRDefault="008B4A8A" w:rsidP="008B4A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DBD58B" w14:textId="77777777" w:rsidR="008B4A8A" w:rsidRDefault="008B4A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E0660" w14:textId="77777777" w:rsidR="008B4A8A" w:rsidRDefault="008B4A8A" w:rsidP="008B4A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371C">
      <w:rPr>
        <w:rStyle w:val="PageNumber"/>
        <w:noProof/>
      </w:rPr>
      <w:t>v</w:t>
    </w:r>
    <w:r>
      <w:rPr>
        <w:rStyle w:val="PageNumber"/>
      </w:rPr>
      <w:fldChar w:fldCharType="end"/>
    </w:r>
  </w:p>
  <w:p w14:paraId="5BF3A99F" w14:textId="77777777" w:rsidR="008B4A8A" w:rsidRDefault="008B4A8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1E423" w14:textId="77777777" w:rsidR="00916A82" w:rsidRDefault="00916A82" w:rsidP="008B4A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0ABC">
      <w:rPr>
        <w:rStyle w:val="PageNumber"/>
        <w:noProof/>
      </w:rPr>
      <w:t>24</w:t>
    </w:r>
    <w:r>
      <w:rPr>
        <w:rStyle w:val="PageNumber"/>
      </w:rPr>
      <w:fldChar w:fldCharType="end"/>
    </w:r>
  </w:p>
  <w:p w14:paraId="5CDA00A2" w14:textId="77777777" w:rsidR="00916A82" w:rsidRDefault="00916A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9E5F9A" w14:textId="77777777" w:rsidR="006E49B8" w:rsidRDefault="006E49B8">
      <w:pPr>
        <w:spacing w:before="0" w:after="0" w:line="240" w:lineRule="auto"/>
      </w:pPr>
      <w:r>
        <w:separator/>
      </w:r>
    </w:p>
  </w:footnote>
  <w:footnote w:type="continuationSeparator" w:id="0">
    <w:p w14:paraId="0A463C2B" w14:textId="77777777" w:rsidR="006E49B8" w:rsidRDefault="006E49B8">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648DA"/>
    <w:multiLevelType w:val="hybridMultilevel"/>
    <w:tmpl w:val="486813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C2723"/>
    <w:multiLevelType w:val="hybridMultilevel"/>
    <w:tmpl w:val="5F826A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C7FC2"/>
    <w:multiLevelType w:val="multilevel"/>
    <w:tmpl w:val="26062E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13113C6"/>
    <w:multiLevelType w:val="hybridMultilevel"/>
    <w:tmpl w:val="77E8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B5DB1"/>
    <w:multiLevelType w:val="multilevel"/>
    <w:tmpl w:val="502E457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78B3552"/>
    <w:multiLevelType w:val="multilevel"/>
    <w:tmpl w:val="6D4443B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869090A"/>
    <w:multiLevelType w:val="hybridMultilevel"/>
    <w:tmpl w:val="6A0490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F455C"/>
    <w:multiLevelType w:val="hybridMultilevel"/>
    <w:tmpl w:val="2E722A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E0DF7"/>
    <w:multiLevelType w:val="multilevel"/>
    <w:tmpl w:val="CF3A731A"/>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F2A619E"/>
    <w:multiLevelType w:val="multilevel"/>
    <w:tmpl w:val="6E3691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0925470"/>
    <w:multiLevelType w:val="hybridMultilevel"/>
    <w:tmpl w:val="BDF2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DC4F38"/>
    <w:multiLevelType w:val="multilevel"/>
    <w:tmpl w:val="B3F6808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54AA5462"/>
    <w:multiLevelType w:val="multilevel"/>
    <w:tmpl w:val="011858F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06670DB"/>
    <w:multiLevelType w:val="hybridMultilevel"/>
    <w:tmpl w:val="19B4779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2D4AC6"/>
    <w:multiLevelType w:val="hybridMultilevel"/>
    <w:tmpl w:val="CA7A40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13"/>
  </w:num>
  <w:num w:numId="5">
    <w:abstractNumId w:val="14"/>
  </w:num>
  <w:num w:numId="6">
    <w:abstractNumId w:val="6"/>
  </w:num>
  <w:num w:numId="7">
    <w:abstractNumId w:val="7"/>
  </w:num>
  <w:num w:numId="8">
    <w:abstractNumId w:val="1"/>
  </w:num>
  <w:num w:numId="9">
    <w:abstractNumId w:val="10"/>
  </w:num>
  <w:num w:numId="10">
    <w:abstractNumId w:val="2"/>
  </w:num>
  <w:num w:numId="11">
    <w:abstractNumId w:val="5"/>
  </w:num>
  <w:num w:numId="12">
    <w:abstractNumId w:val="11"/>
  </w:num>
  <w:num w:numId="13">
    <w:abstractNumId w:val="9"/>
  </w:num>
  <w:num w:numId="14">
    <w:abstractNumId w:val="12"/>
  </w:num>
  <w:num w:numId="15">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elaf Dafla">
    <w15:presenceInfo w15:providerId="None" w15:userId="Aelaf Dafla"/>
  </w15:person>
  <w15:person w15:author="Fredrick Abayie">
    <w15:presenceInfo w15:providerId="Windows Live" w15:userId="91a8c4eedb5031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trackRevisions/>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B93"/>
    <w:rsid w:val="000008BB"/>
    <w:rsid w:val="00000F22"/>
    <w:rsid w:val="0000361E"/>
    <w:rsid w:val="000043BB"/>
    <w:rsid w:val="0000532C"/>
    <w:rsid w:val="00017E36"/>
    <w:rsid w:val="000209F1"/>
    <w:rsid w:val="000223DB"/>
    <w:rsid w:val="000233AE"/>
    <w:rsid w:val="0002537B"/>
    <w:rsid w:val="000259C3"/>
    <w:rsid w:val="0003190B"/>
    <w:rsid w:val="00043C78"/>
    <w:rsid w:val="00044BCA"/>
    <w:rsid w:val="00045284"/>
    <w:rsid w:val="00045786"/>
    <w:rsid w:val="00046169"/>
    <w:rsid w:val="00046C92"/>
    <w:rsid w:val="000516B6"/>
    <w:rsid w:val="00052A02"/>
    <w:rsid w:val="00053B74"/>
    <w:rsid w:val="00053F0D"/>
    <w:rsid w:val="000578F8"/>
    <w:rsid w:val="000609A4"/>
    <w:rsid w:val="0006116E"/>
    <w:rsid w:val="00064CF3"/>
    <w:rsid w:val="000701DA"/>
    <w:rsid w:val="00076710"/>
    <w:rsid w:val="00080863"/>
    <w:rsid w:val="00081A1F"/>
    <w:rsid w:val="00085906"/>
    <w:rsid w:val="00090909"/>
    <w:rsid w:val="00093D07"/>
    <w:rsid w:val="000969FE"/>
    <w:rsid w:val="000A053B"/>
    <w:rsid w:val="000A1FF8"/>
    <w:rsid w:val="000A4EF5"/>
    <w:rsid w:val="000A57C4"/>
    <w:rsid w:val="000A7712"/>
    <w:rsid w:val="000B0FE8"/>
    <w:rsid w:val="000B1086"/>
    <w:rsid w:val="000C2CB7"/>
    <w:rsid w:val="000C43C6"/>
    <w:rsid w:val="000C53DB"/>
    <w:rsid w:val="000D15D4"/>
    <w:rsid w:val="000D1D2D"/>
    <w:rsid w:val="000D26C9"/>
    <w:rsid w:val="000D28F3"/>
    <w:rsid w:val="000D312C"/>
    <w:rsid w:val="000D6B01"/>
    <w:rsid w:val="000D732B"/>
    <w:rsid w:val="000E29C7"/>
    <w:rsid w:val="000E35EC"/>
    <w:rsid w:val="000E434D"/>
    <w:rsid w:val="000F3037"/>
    <w:rsid w:val="000F3522"/>
    <w:rsid w:val="000F6F6A"/>
    <w:rsid w:val="00103C6E"/>
    <w:rsid w:val="00110353"/>
    <w:rsid w:val="00112496"/>
    <w:rsid w:val="0011259C"/>
    <w:rsid w:val="001137F8"/>
    <w:rsid w:val="00114949"/>
    <w:rsid w:val="00116D4C"/>
    <w:rsid w:val="00117A83"/>
    <w:rsid w:val="00117E7D"/>
    <w:rsid w:val="001218F7"/>
    <w:rsid w:val="00124C0B"/>
    <w:rsid w:val="00126D04"/>
    <w:rsid w:val="001279BC"/>
    <w:rsid w:val="00131B2A"/>
    <w:rsid w:val="0013465B"/>
    <w:rsid w:val="0014430B"/>
    <w:rsid w:val="00144C52"/>
    <w:rsid w:val="00146424"/>
    <w:rsid w:val="00147B56"/>
    <w:rsid w:val="00152CEF"/>
    <w:rsid w:val="00156B81"/>
    <w:rsid w:val="001579D0"/>
    <w:rsid w:val="00162FA4"/>
    <w:rsid w:val="00163D13"/>
    <w:rsid w:val="00167D10"/>
    <w:rsid w:val="00171307"/>
    <w:rsid w:val="001716AA"/>
    <w:rsid w:val="00177411"/>
    <w:rsid w:val="001811EB"/>
    <w:rsid w:val="00181C04"/>
    <w:rsid w:val="0018580A"/>
    <w:rsid w:val="00187F76"/>
    <w:rsid w:val="00190CB2"/>
    <w:rsid w:val="00190FA8"/>
    <w:rsid w:val="001A3CC8"/>
    <w:rsid w:val="001B45F1"/>
    <w:rsid w:val="001C1016"/>
    <w:rsid w:val="001C17FA"/>
    <w:rsid w:val="001C5245"/>
    <w:rsid w:val="001C6AD4"/>
    <w:rsid w:val="001C6AED"/>
    <w:rsid w:val="001D1D23"/>
    <w:rsid w:val="001D4360"/>
    <w:rsid w:val="001D4EAB"/>
    <w:rsid w:val="001D7627"/>
    <w:rsid w:val="001E1B72"/>
    <w:rsid w:val="001E686B"/>
    <w:rsid w:val="001F070F"/>
    <w:rsid w:val="001F77C0"/>
    <w:rsid w:val="00206C0E"/>
    <w:rsid w:val="0021095B"/>
    <w:rsid w:val="002110A6"/>
    <w:rsid w:val="00211C0F"/>
    <w:rsid w:val="00212588"/>
    <w:rsid w:val="002213C1"/>
    <w:rsid w:val="00223304"/>
    <w:rsid w:val="002244F1"/>
    <w:rsid w:val="00224C6B"/>
    <w:rsid w:val="0023205B"/>
    <w:rsid w:val="002323ED"/>
    <w:rsid w:val="00234550"/>
    <w:rsid w:val="002406E0"/>
    <w:rsid w:val="00242F4E"/>
    <w:rsid w:val="002517D3"/>
    <w:rsid w:val="002527C0"/>
    <w:rsid w:val="002533C5"/>
    <w:rsid w:val="0025682C"/>
    <w:rsid w:val="00257520"/>
    <w:rsid w:val="00262C82"/>
    <w:rsid w:val="00265D2C"/>
    <w:rsid w:val="00267161"/>
    <w:rsid w:val="002703A8"/>
    <w:rsid w:val="002744F6"/>
    <w:rsid w:val="0027454C"/>
    <w:rsid w:val="00275605"/>
    <w:rsid w:val="00281990"/>
    <w:rsid w:val="00285DE1"/>
    <w:rsid w:val="002901AD"/>
    <w:rsid w:val="00293A66"/>
    <w:rsid w:val="002A060A"/>
    <w:rsid w:val="002A5274"/>
    <w:rsid w:val="002B3543"/>
    <w:rsid w:val="002B3962"/>
    <w:rsid w:val="002B3EE6"/>
    <w:rsid w:val="002D0940"/>
    <w:rsid w:val="002D12B7"/>
    <w:rsid w:val="002D1EF3"/>
    <w:rsid w:val="002D3168"/>
    <w:rsid w:val="002D34E1"/>
    <w:rsid w:val="002D3B71"/>
    <w:rsid w:val="002D3CA9"/>
    <w:rsid w:val="002D4428"/>
    <w:rsid w:val="002D4878"/>
    <w:rsid w:val="002D49E0"/>
    <w:rsid w:val="002D4A7F"/>
    <w:rsid w:val="002E78D9"/>
    <w:rsid w:val="002F2B95"/>
    <w:rsid w:val="002F6C32"/>
    <w:rsid w:val="002F778D"/>
    <w:rsid w:val="003008E0"/>
    <w:rsid w:val="003027C3"/>
    <w:rsid w:val="003043D0"/>
    <w:rsid w:val="00312B03"/>
    <w:rsid w:val="00317567"/>
    <w:rsid w:val="00323FE0"/>
    <w:rsid w:val="0032462D"/>
    <w:rsid w:val="00325AC5"/>
    <w:rsid w:val="003266EF"/>
    <w:rsid w:val="003326F1"/>
    <w:rsid w:val="003342BA"/>
    <w:rsid w:val="00334CFB"/>
    <w:rsid w:val="00337DDF"/>
    <w:rsid w:val="0034258A"/>
    <w:rsid w:val="00350EB6"/>
    <w:rsid w:val="00352280"/>
    <w:rsid w:val="00354DE9"/>
    <w:rsid w:val="00357411"/>
    <w:rsid w:val="00357659"/>
    <w:rsid w:val="003614F0"/>
    <w:rsid w:val="00363F95"/>
    <w:rsid w:val="00364F5A"/>
    <w:rsid w:val="0037030E"/>
    <w:rsid w:val="0037115F"/>
    <w:rsid w:val="00373419"/>
    <w:rsid w:val="00376A30"/>
    <w:rsid w:val="003849A7"/>
    <w:rsid w:val="00384BCF"/>
    <w:rsid w:val="003878C6"/>
    <w:rsid w:val="00390D76"/>
    <w:rsid w:val="00391057"/>
    <w:rsid w:val="0039346E"/>
    <w:rsid w:val="00394BD7"/>
    <w:rsid w:val="00397CD4"/>
    <w:rsid w:val="003B1CDD"/>
    <w:rsid w:val="003B5C93"/>
    <w:rsid w:val="003C3DC8"/>
    <w:rsid w:val="003C4027"/>
    <w:rsid w:val="003C4040"/>
    <w:rsid w:val="003C7E6F"/>
    <w:rsid w:val="003D01D0"/>
    <w:rsid w:val="003D1D56"/>
    <w:rsid w:val="003E6A3B"/>
    <w:rsid w:val="003F1058"/>
    <w:rsid w:val="003F514F"/>
    <w:rsid w:val="003F6CF8"/>
    <w:rsid w:val="00400A2A"/>
    <w:rsid w:val="00402110"/>
    <w:rsid w:val="00404B93"/>
    <w:rsid w:val="00411401"/>
    <w:rsid w:val="00412300"/>
    <w:rsid w:val="0042052B"/>
    <w:rsid w:val="00420BD9"/>
    <w:rsid w:val="004226A1"/>
    <w:rsid w:val="004232A8"/>
    <w:rsid w:val="0042372D"/>
    <w:rsid w:val="00424B8D"/>
    <w:rsid w:val="004268A8"/>
    <w:rsid w:val="004307B7"/>
    <w:rsid w:val="0043102C"/>
    <w:rsid w:val="004368D3"/>
    <w:rsid w:val="004375F5"/>
    <w:rsid w:val="00442EA6"/>
    <w:rsid w:val="004605F4"/>
    <w:rsid w:val="004633B7"/>
    <w:rsid w:val="00463AF0"/>
    <w:rsid w:val="00463C49"/>
    <w:rsid w:val="0046730A"/>
    <w:rsid w:val="00467C60"/>
    <w:rsid w:val="00470A0F"/>
    <w:rsid w:val="00477597"/>
    <w:rsid w:val="00482CE7"/>
    <w:rsid w:val="00487F04"/>
    <w:rsid w:val="004A7D04"/>
    <w:rsid w:val="004B1158"/>
    <w:rsid w:val="004B6991"/>
    <w:rsid w:val="004B779F"/>
    <w:rsid w:val="004C2B9C"/>
    <w:rsid w:val="004D0D54"/>
    <w:rsid w:val="004D2CC6"/>
    <w:rsid w:val="004D3846"/>
    <w:rsid w:val="004E0481"/>
    <w:rsid w:val="004E3176"/>
    <w:rsid w:val="004E42C9"/>
    <w:rsid w:val="004F615F"/>
    <w:rsid w:val="0050520E"/>
    <w:rsid w:val="00505FA9"/>
    <w:rsid w:val="005174BA"/>
    <w:rsid w:val="00517AFA"/>
    <w:rsid w:val="0052255F"/>
    <w:rsid w:val="00524287"/>
    <w:rsid w:val="00525D08"/>
    <w:rsid w:val="00525EFF"/>
    <w:rsid w:val="005263BE"/>
    <w:rsid w:val="00534625"/>
    <w:rsid w:val="00537464"/>
    <w:rsid w:val="00542F17"/>
    <w:rsid w:val="00544152"/>
    <w:rsid w:val="00545719"/>
    <w:rsid w:val="00547C3F"/>
    <w:rsid w:val="00547C4B"/>
    <w:rsid w:val="00547D62"/>
    <w:rsid w:val="0055425E"/>
    <w:rsid w:val="005571F5"/>
    <w:rsid w:val="00562861"/>
    <w:rsid w:val="0056372C"/>
    <w:rsid w:val="00563D26"/>
    <w:rsid w:val="005642FB"/>
    <w:rsid w:val="005669EC"/>
    <w:rsid w:val="0057452F"/>
    <w:rsid w:val="00574F5D"/>
    <w:rsid w:val="0057536C"/>
    <w:rsid w:val="0057608C"/>
    <w:rsid w:val="005770C9"/>
    <w:rsid w:val="00580DCD"/>
    <w:rsid w:val="00591200"/>
    <w:rsid w:val="0059670C"/>
    <w:rsid w:val="00597659"/>
    <w:rsid w:val="00597B34"/>
    <w:rsid w:val="005A1AD6"/>
    <w:rsid w:val="005A67CD"/>
    <w:rsid w:val="005B0F5F"/>
    <w:rsid w:val="005B1B34"/>
    <w:rsid w:val="005B6CBD"/>
    <w:rsid w:val="005C0847"/>
    <w:rsid w:val="005D254E"/>
    <w:rsid w:val="005E10A5"/>
    <w:rsid w:val="005F0938"/>
    <w:rsid w:val="005F12EA"/>
    <w:rsid w:val="005F3C52"/>
    <w:rsid w:val="005F72CE"/>
    <w:rsid w:val="006002ED"/>
    <w:rsid w:val="006034FD"/>
    <w:rsid w:val="0061062D"/>
    <w:rsid w:val="0062063E"/>
    <w:rsid w:val="00620A10"/>
    <w:rsid w:val="00621E97"/>
    <w:rsid w:val="00623C2B"/>
    <w:rsid w:val="00630FEE"/>
    <w:rsid w:val="006367B8"/>
    <w:rsid w:val="006368F0"/>
    <w:rsid w:val="006403F5"/>
    <w:rsid w:val="00641043"/>
    <w:rsid w:val="00643866"/>
    <w:rsid w:val="0064488C"/>
    <w:rsid w:val="006456B9"/>
    <w:rsid w:val="006517AD"/>
    <w:rsid w:val="006565AD"/>
    <w:rsid w:val="0065752C"/>
    <w:rsid w:val="00660658"/>
    <w:rsid w:val="006705BA"/>
    <w:rsid w:val="00671C8A"/>
    <w:rsid w:val="0067206E"/>
    <w:rsid w:val="0067229A"/>
    <w:rsid w:val="00686460"/>
    <w:rsid w:val="006865B4"/>
    <w:rsid w:val="00687C23"/>
    <w:rsid w:val="00690CA3"/>
    <w:rsid w:val="006A3BA0"/>
    <w:rsid w:val="006A7800"/>
    <w:rsid w:val="006B1F6A"/>
    <w:rsid w:val="006B256D"/>
    <w:rsid w:val="006D07B9"/>
    <w:rsid w:val="006D2AA9"/>
    <w:rsid w:val="006D400D"/>
    <w:rsid w:val="006E143D"/>
    <w:rsid w:val="006E27EC"/>
    <w:rsid w:val="006E46B4"/>
    <w:rsid w:val="006E49B8"/>
    <w:rsid w:val="006E7320"/>
    <w:rsid w:val="006F1D21"/>
    <w:rsid w:val="006F4B8D"/>
    <w:rsid w:val="00701B48"/>
    <w:rsid w:val="007023A4"/>
    <w:rsid w:val="00702A51"/>
    <w:rsid w:val="00710EB5"/>
    <w:rsid w:val="00713542"/>
    <w:rsid w:val="00720F2D"/>
    <w:rsid w:val="00721EEA"/>
    <w:rsid w:val="00722F40"/>
    <w:rsid w:val="0073303F"/>
    <w:rsid w:val="00734A43"/>
    <w:rsid w:val="0074142E"/>
    <w:rsid w:val="007415AF"/>
    <w:rsid w:val="007424F6"/>
    <w:rsid w:val="007459F1"/>
    <w:rsid w:val="00745BE9"/>
    <w:rsid w:val="0074615E"/>
    <w:rsid w:val="00754D06"/>
    <w:rsid w:val="00755BB9"/>
    <w:rsid w:val="007652A2"/>
    <w:rsid w:val="00765FB0"/>
    <w:rsid w:val="00766553"/>
    <w:rsid w:val="0077097F"/>
    <w:rsid w:val="00770982"/>
    <w:rsid w:val="007774E8"/>
    <w:rsid w:val="0078359D"/>
    <w:rsid w:val="00790A7F"/>
    <w:rsid w:val="0079578D"/>
    <w:rsid w:val="00797445"/>
    <w:rsid w:val="0079769F"/>
    <w:rsid w:val="007A196C"/>
    <w:rsid w:val="007A7D0C"/>
    <w:rsid w:val="007B1064"/>
    <w:rsid w:val="007B719E"/>
    <w:rsid w:val="007C0A25"/>
    <w:rsid w:val="007C68E0"/>
    <w:rsid w:val="007D371C"/>
    <w:rsid w:val="007E6F8D"/>
    <w:rsid w:val="007E7411"/>
    <w:rsid w:val="007E7B7A"/>
    <w:rsid w:val="007E7D6C"/>
    <w:rsid w:val="007F4D99"/>
    <w:rsid w:val="00800737"/>
    <w:rsid w:val="008128AB"/>
    <w:rsid w:val="00813399"/>
    <w:rsid w:val="0081413B"/>
    <w:rsid w:val="00817E2C"/>
    <w:rsid w:val="00820476"/>
    <w:rsid w:val="00830AE3"/>
    <w:rsid w:val="00831744"/>
    <w:rsid w:val="00835076"/>
    <w:rsid w:val="0083751B"/>
    <w:rsid w:val="00841D19"/>
    <w:rsid w:val="00842601"/>
    <w:rsid w:val="00842C3D"/>
    <w:rsid w:val="008443DB"/>
    <w:rsid w:val="00844DD7"/>
    <w:rsid w:val="0084582D"/>
    <w:rsid w:val="00847A16"/>
    <w:rsid w:val="00847D0E"/>
    <w:rsid w:val="008524B1"/>
    <w:rsid w:val="00856181"/>
    <w:rsid w:val="0085781B"/>
    <w:rsid w:val="00863247"/>
    <w:rsid w:val="00864EA1"/>
    <w:rsid w:val="0087493C"/>
    <w:rsid w:val="00874A5A"/>
    <w:rsid w:val="00877786"/>
    <w:rsid w:val="00884C63"/>
    <w:rsid w:val="008A09CD"/>
    <w:rsid w:val="008A0BB8"/>
    <w:rsid w:val="008B03C6"/>
    <w:rsid w:val="008B13E7"/>
    <w:rsid w:val="008B2262"/>
    <w:rsid w:val="008B46BD"/>
    <w:rsid w:val="008B493A"/>
    <w:rsid w:val="008B4A32"/>
    <w:rsid w:val="008B4A8A"/>
    <w:rsid w:val="008B6627"/>
    <w:rsid w:val="008C20E9"/>
    <w:rsid w:val="008C5963"/>
    <w:rsid w:val="008D0BF6"/>
    <w:rsid w:val="008D18D3"/>
    <w:rsid w:val="008D5F12"/>
    <w:rsid w:val="008E3FFF"/>
    <w:rsid w:val="008E6C2C"/>
    <w:rsid w:val="008F1B60"/>
    <w:rsid w:val="00902A36"/>
    <w:rsid w:val="00903710"/>
    <w:rsid w:val="009060A1"/>
    <w:rsid w:val="00910DA7"/>
    <w:rsid w:val="00913383"/>
    <w:rsid w:val="00916A82"/>
    <w:rsid w:val="00921185"/>
    <w:rsid w:val="00925981"/>
    <w:rsid w:val="00930321"/>
    <w:rsid w:val="009344E4"/>
    <w:rsid w:val="00935617"/>
    <w:rsid w:val="00955450"/>
    <w:rsid w:val="0096016D"/>
    <w:rsid w:val="00970775"/>
    <w:rsid w:val="009719A7"/>
    <w:rsid w:val="00977E95"/>
    <w:rsid w:val="00985D82"/>
    <w:rsid w:val="0098648F"/>
    <w:rsid w:val="00987838"/>
    <w:rsid w:val="009925A4"/>
    <w:rsid w:val="009A231C"/>
    <w:rsid w:val="009A25D2"/>
    <w:rsid w:val="009A7516"/>
    <w:rsid w:val="009B76EF"/>
    <w:rsid w:val="009C2F33"/>
    <w:rsid w:val="009D00BA"/>
    <w:rsid w:val="009D09DC"/>
    <w:rsid w:val="009D1823"/>
    <w:rsid w:val="009D27D5"/>
    <w:rsid w:val="009D5A50"/>
    <w:rsid w:val="009E06A9"/>
    <w:rsid w:val="009E1AFF"/>
    <w:rsid w:val="009E3360"/>
    <w:rsid w:val="009E5C7E"/>
    <w:rsid w:val="009E6297"/>
    <w:rsid w:val="009F138D"/>
    <w:rsid w:val="009F17D4"/>
    <w:rsid w:val="009F6761"/>
    <w:rsid w:val="00A01B9D"/>
    <w:rsid w:val="00A01EF5"/>
    <w:rsid w:val="00A1062A"/>
    <w:rsid w:val="00A11516"/>
    <w:rsid w:val="00A12AB0"/>
    <w:rsid w:val="00A13DFF"/>
    <w:rsid w:val="00A151F2"/>
    <w:rsid w:val="00A1527D"/>
    <w:rsid w:val="00A16012"/>
    <w:rsid w:val="00A16DDA"/>
    <w:rsid w:val="00A171C2"/>
    <w:rsid w:val="00A2171A"/>
    <w:rsid w:val="00A22C8F"/>
    <w:rsid w:val="00A26574"/>
    <w:rsid w:val="00A273B3"/>
    <w:rsid w:val="00A46430"/>
    <w:rsid w:val="00A46705"/>
    <w:rsid w:val="00A53CA1"/>
    <w:rsid w:val="00A5713E"/>
    <w:rsid w:val="00A6093E"/>
    <w:rsid w:val="00A60BA9"/>
    <w:rsid w:val="00A60EFF"/>
    <w:rsid w:val="00A62D84"/>
    <w:rsid w:val="00A65604"/>
    <w:rsid w:val="00A67A1C"/>
    <w:rsid w:val="00A73BDB"/>
    <w:rsid w:val="00A74F64"/>
    <w:rsid w:val="00A7700E"/>
    <w:rsid w:val="00A813BB"/>
    <w:rsid w:val="00A82928"/>
    <w:rsid w:val="00A84E51"/>
    <w:rsid w:val="00A87B73"/>
    <w:rsid w:val="00A9217D"/>
    <w:rsid w:val="00A92C8B"/>
    <w:rsid w:val="00A938FE"/>
    <w:rsid w:val="00AA0BC1"/>
    <w:rsid w:val="00AA2CE4"/>
    <w:rsid w:val="00AA5EF0"/>
    <w:rsid w:val="00AA698C"/>
    <w:rsid w:val="00AA7CB1"/>
    <w:rsid w:val="00AB6CF7"/>
    <w:rsid w:val="00AC5149"/>
    <w:rsid w:val="00AD0562"/>
    <w:rsid w:val="00AD180D"/>
    <w:rsid w:val="00AD1FF9"/>
    <w:rsid w:val="00AD2B4B"/>
    <w:rsid w:val="00AD6BBB"/>
    <w:rsid w:val="00AE1B80"/>
    <w:rsid w:val="00AF3999"/>
    <w:rsid w:val="00B059FE"/>
    <w:rsid w:val="00B06823"/>
    <w:rsid w:val="00B07804"/>
    <w:rsid w:val="00B10E74"/>
    <w:rsid w:val="00B1330E"/>
    <w:rsid w:val="00B136DF"/>
    <w:rsid w:val="00B13CE8"/>
    <w:rsid w:val="00B22AF7"/>
    <w:rsid w:val="00B24E08"/>
    <w:rsid w:val="00B256FC"/>
    <w:rsid w:val="00B25FE1"/>
    <w:rsid w:val="00B26D32"/>
    <w:rsid w:val="00B36C4F"/>
    <w:rsid w:val="00B37C54"/>
    <w:rsid w:val="00B40C31"/>
    <w:rsid w:val="00B428B6"/>
    <w:rsid w:val="00B44576"/>
    <w:rsid w:val="00B46970"/>
    <w:rsid w:val="00B50B93"/>
    <w:rsid w:val="00B52890"/>
    <w:rsid w:val="00B54827"/>
    <w:rsid w:val="00B5735C"/>
    <w:rsid w:val="00B62133"/>
    <w:rsid w:val="00B63A47"/>
    <w:rsid w:val="00B6459D"/>
    <w:rsid w:val="00B709B1"/>
    <w:rsid w:val="00B7411F"/>
    <w:rsid w:val="00B74A86"/>
    <w:rsid w:val="00B76B5C"/>
    <w:rsid w:val="00B77185"/>
    <w:rsid w:val="00B8387E"/>
    <w:rsid w:val="00B8522B"/>
    <w:rsid w:val="00B935EF"/>
    <w:rsid w:val="00B938B1"/>
    <w:rsid w:val="00B94AA9"/>
    <w:rsid w:val="00B96E93"/>
    <w:rsid w:val="00BA5308"/>
    <w:rsid w:val="00BA6141"/>
    <w:rsid w:val="00BA7C6A"/>
    <w:rsid w:val="00BB1F95"/>
    <w:rsid w:val="00BB2C42"/>
    <w:rsid w:val="00BB4E7F"/>
    <w:rsid w:val="00BB5C1C"/>
    <w:rsid w:val="00BB7316"/>
    <w:rsid w:val="00BC0ABC"/>
    <w:rsid w:val="00BC159E"/>
    <w:rsid w:val="00BC7295"/>
    <w:rsid w:val="00BD1AED"/>
    <w:rsid w:val="00BD65B4"/>
    <w:rsid w:val="00BE0C2D"/>
    <w:rsid w:val="00BE1C48"/>
    <w:rsid w:val="00BE1E33"/>
    <w:rsid w:val="00BE21A2"/>
    <w:rsid w:val="00BE5C33"/>
    <w:rsid w:val="00BE6802"/>
    <w:rsid w:val="00BE6BB4"/>
    <w:rsid w:val="00BE7867"/>
    <w:rsid w:val="00BF0E35"/>
    <w:rsid w:val="00C0059F"/>
    <w:rsid w:val="00C04007"/>
    <w:rsid w:val="00C17315"/>
    <w:rsid w:val="00C17C1C"/>
    <w:rsid w:val="00C22651"/>
    <w:rsid w:val="00C24F08"/>
    <w:rsid w:val="00C312F0"/>
    <w:rsid w:val="00C35E9B"/>
    <w:rsid w:val="00C362A5"/>
    <w:rsid w:val="00C47972"/>
    <w:rsid w:val="00C5451C"/>
    <w:rsid w:val="00C629CE"/>
    <w:rsid w:val="00C6344F"/>
    <w:rsid w:val="00C741E3"/>
    <w:rsid w:val="00C74856"/>
    <w:rsid w:val="00C75C20"/>
    <w:rsid w:val="00C82222"/>
    <w:rsid w:val="00C835FE"/>
    <w:rsid w:val="00C847C8"/>
    <w:rsid w:val="00C905E3"/>
    <w:rsid w:val="00C91F3E"/>
    <w:rsid w:val="00C94C09"/>
    <w:rsid w:val="00C95482"/>
    <w:rsid w:val="00CA1F30"/>
    <w:rsid w:val="00CA3023"/>
    <w:rsid w:val="00CB6868"/>
    <w:rsid w:val="00CC0EE7"/>
    <w:rsid w:val="00CC3D16"/>
    <w:rsid w:val="00CC7596"/>
    <w:rsid w:val="00CD02C4"/>
    <w:rsid w:val="00CD1665"/>
    <w:rsid w:val="00CD308F"/>
    <w:rsid w:val="00CD4C89"/>
    <w:rsid w:val="00CD6AA0"/>
    <w:rsid w:val="00CD7E7A"/>
    <w:rsid w:val="00CE3971"/>
    <w:rsid w:val="00CF0F83"/>
    <w:rsid w:val="00CF426E"/>
    <w:rsid w:val="00CF5CCC"/>
    <w:rsid w:val="00CF6197"/>
    <w:rsid w:val="00CF6D15"/>
    <w:rsid w:val="00D04CB8"/>
    <w:rsid w:val="00D1105A"/>
    <w:rsid w:val="00D1536D"/>
    <w:rsid w:val="00D15A53"/>
    <w:rsid w:val="00D205BD"/>
    <w:rsid w:val="00D230D9"/>
    <w:rsid w:val="00D24341"/>
    <w:rsid w:val="00D36730"/>
    <w:rsid w:val="00D40DEE"/>
    <w:rsid w:val="00D46A32"/>
    <w:rsid w:val="00D511C3"/>
    <w:rsid w:val="00D5470A"/>
    <w:rsid w:val="00D5734B"/>
    <w:rsid w:val="00D60CBE"/>
    <w:rsid w:val="00D6232C"/>
    <w:rsid w:val="00D63BBE"/>
    <w:rsid w:val="00D63DC9"/>
    <w:rsid w:val="00D64ED7"/>
    <w:rsid w:val="00D66275"/>
    <w:rsid w:val="00D67B59"/>
    <w:rsid w:val="00D70B41"/>
    <w:rsid w:val="00D807CE"/>
    <w:rsid w:val="00D85BAB"/>
    <w:rsid w:val="00D879EA"/>
    <w:rsid w:val="00D90F8C"/>
    <w:rsid w:val="00D94169"/>
    <w:rsid w:val="00D9485B"/>
    <w:rsid w:val="00DA08E7"/>
    <w:rsid w:val="00DA17E3"/>
    <w:rsid w:val="00DA2FFF"/>
    <w:rsid w:val="00DA35FA"/>
    <w:rsid w:val="00DA7A9B"/>
    <w:rsid w:val="00DB0610"/>
    <w:rsid w:val="00DB1DB4"/>
    <w:rsid w:val="00DB3D1C"/>
    <w:rsid w:val="00DB493B"/>
    <w:rsid w:val="00DB515C"/>
    <w:rsid w:val="00DB5418"/>
    <w:rsid w:val="00DB6641"/>
    <w:rsid w:val="00DC2411"/>
    <w:rsid w:val="00DC2AEB"/>
    <w:rsid w:val="00DC30F3"/>
    <w:rsid w:val="00DC7F0D"/>
    <w:rsid w:val="00DD4EE4"/>
    <w:rsid w:val="00DD7E13"/>
    <w:rsid w:val="00DE3017"/>
    <w:rsid w:val="00DE53FA"/>
    <w:rsid w:val="00DE57DB"/>
    <w:rsid w:val="00DF3197"/>
    <w:rsid w:val="00DF374E"/>
    <w:rsid w:val="00DF4218"/>
    <w:rsid w:val="00DF6F67"/>
    <w:rsid w:val="00E06415"/>
    <w:rsid w:val="00E34AF1"/>
    <w:rsid w:val="00E34C4E"/>
    <w:rsid w:val="00E35099"/>
    <w:rsid w:val="00E367BB"/>
    <w:rsid w:val="00E43F8B"/>
    <w:rsid w:val="00E4678C"/>
    <w:rsid w:val="00E52962"/>
    <w:rsid w:val="00E52AA3"/>
    <w:rsid w:val="00E54E09"/>
    <w:rsid w:val="00E558EB"/>
    <w:rsid w:val="00E56AEB"/>
    <w:rsid w:val="00E571B6"/>
    <w:rsid w:val="00E60CAA"/>
    <w:rsid w:val="00E60FD1"/>
    <w:rsid w:val="00E61A9B"/>
    <w:rsid w:val="00E61D97"/>
    <w:rsid w:val="00E65788"/>
    <w:rsid w:val="00E72A86"/>
    <w:rsid w:val="00E73696"/>
    <w:rsid w:val="00E75CF5"/>
    <w:rsid w:val="00E84763"/>
    <w:rsid w:val="00E91F11"/>
    <w:rsid w:val="00E9210A"/>
    <w:rsid w:val="00E929BE"/>
    <w:rsid w:val="00E93314"/>
    <w:rsid w:val="00E95C38"/>
    <w:rsid w:val="00EA2D7C"/>
    <w:rsid w:val="00EA3D5F"/>
    <w:rsid w:val="00EA47A5"/>
    <w:rsid w:val="00EB0361"/>
    <w:rsid w:val="00EC5A75"/>
    <w:rsid w:val="00EC67BF"/>
    <w:rsid w:val="00EC7A5A"/>
    <w:rsid w:val="00ED30C3"/>
    <w:rsid w:val="00ED6B4F"/>
    <w:rsid w:val="00ED6DD9"/>
    <w:rsid w:val="00EE03E2"/>
    <w:rsid w:val="00EF39B0"/>
    <w:rsid w:val="00EF3E28"/>
    <w:rsid w:val="00EF46FF"/>
    <w:rsid w:val="00EF6B78"/>
    <w:rsid w:val="00F0002C"/>
    <w:rsid w:val="00F00CF4"/>
    <w:rsid w:val="00F02F39"/>
    <w:rsid w:val="00F06E33"/>
    <w:rsid w:val="00F10C0A"/>
    <w:rsid w:val="00F129C9"/>
    <w:rsid w:val="00F15A04"/>
    <w:rsid w:val="00F171B8"/>
    <w:rsid w:val="00F20A9E"/>
    <w:rsid w:val="00F232A3"/>
    <w:rsid w:val="00F254BC"/>
    <w:rsid w:val="00F26127"/>
    <w:rsid w:val="00F27BFF"/>
    <w:rsid w:val="00F321B7"/>
    <w:rsid w:val="00F34BAA"/>
    <w:rsid w:val="00F37539"/>
    <w:rsid w:val="00F42457"/>
    <w:rsid w:val="00F43B0B"/>
    <w:rsid w:val="00F45A72"/>
    <w:rsid w:val="00F46011"/>
    <w:rsid w:val="00F53A4A"/>
    <w:rsid w:val="00F562AE"/>
    <w:rsid w:val="00F67843"/>
    <w:rsid w:val="00F77FF5"/>
    <w:rsid w:val="00F800BC"/>
    <w:rsid w:val="00F80EC2"/>
    <w:rsid w:val="00F8127A"/>
    <w:rsid w:val="00F869C5"/>
    <w:rsid w:val="00F92EF5"/>
    <w:rsid w:val="00F934EC"/>
    <w:rsid w:val="00FB75AE"/>
    <w:rsid w:val="00FC648E"/>
    <w:rsid w:val="00FC649D"/>
    <w:rsid w:val="00FC7FD6"/>
    <w:rsid w:val="00FD1D3F"/>
    <w:rsid w:val="00FD558C"/>
    <w:rsid w:val="00FD61BB"/>
    <w:rsid w:val="00FD6CFF"/>
    <w:rsid w:val="00FE1DF1"/>
    <w:rsid w:val="00FE684E"/>
    <w:rsid w:val="00FE76BE"/>
    <w:rsid w:val="00FF20F6"/>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FE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A66"/>
    <w:rPr>
      <w:sz w:val="20"/>
      <w:szCs w:val="20"/>
    </w:rPr>
  </w:style>
  <w:style w:type="paragraph" w:styleId="Heading1">
    <w:name w:val="heading 1"/>
    <w:basedOn w:val="Normal"/>
    <w:next w:val="Normal"/>
    <w:link w:val="Heading1Char"/>
    <w:uiPriority w:val="9"/>
    <w:qFormat/>
    <w:rsid w:val="00293A6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93A6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93A66"/>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293A66"/>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293A66"/>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293A66"/>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93A66"/>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93A6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93A6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A66"/>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93A66"/>
    <w:rPr>
      <w:caps/>
      <w:spacing w:val="15"/>
      <w:shd w:val="clear" w:color="auto" w:fill="DEEAF6" w:themeFill="accent1" w:themeFillTint="33"/>
    </w:rPr>
  </w:style>
  <w:style w:type="paragraph" w:styleId="ListParagraph">
    <w:name w:val="List Paragraph"/>
    <w:basedOn w:val="Normal"/>
    <w:uiPriority w:val="34"/>
    <w:qFormat/>
    <w:rsid w:val="00293A66"/>
    <w:pPr>
      <w:ind w:left="720"/>
      <w:contextualSpacing/>
    </w:pPr>
  </w:style>
  <w:style w:type="paragraph" w:styleId="Footer">
    <w:name w:val="footer"/>
    <w:basedOn w:val="Normal"/>
    <w:link w:val="FooterChar"/>
    <w:uiPriority w:val="99"/>
    <w:unhideWhenUsed/>
    <w:rsid w:val="002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304"/>
    <w:rPr>
      <w:sz w:val="22"/>
      <w:szCs w:val="22"/>
    </w:rPr>
  </w:style>
  <w:style w:type="paragraph" w:styleId="TOCHeading">
    <w:name w:val="TOC Heading"/>
    <w:basedOn w:val="Heading1"/>
    <w:next w:val="Normal"/>
    <w:uiPriority w:val="39"/>
    <w:unhideWhenUsed/>
    <w:qFormat/>
    <w:rsid w:val="00293A66"/>
    <w:pPr>
      <w:outlineLvl w:val="9"/>
    </w:pPr>
    <w:rPr>
      <w:lang w:bidi="en-US"/>
    </w:rPr>
  </w:style>
  <w:style w:type="paragraph" w:styleId="TOC1">
    <w:name w:val="toc 1"/>
    <w:basedOn w:val="Normal"/>
    <w:next w:val="Normal"/>
    <w:autoRedefine/>
    <w:uiPriority w:val="39"/>
    <w:unhideWhenUsed/>
    <w:rsid w:val="00223304"/>
    <w:pPr>
      <w:spacing w:before="120" w:after="0"/>
    </w:pPr>
    <w:rPr>
      <w:b/>
      <w:sz w:val="24"/>
      <w:szCs w:val="24"/>
    </w:rPr>
  </w:style>
  <w:style w:type="character" w:styleId="Hyperlink">
    <w:name w:val="Hyperlink"/>
    <w:basedOn w:val="DefaultParagraphFont"/>
    <w:uiPriority w:val="99"/>
    <w:unhideWhenUsed/>
    <w:rsid w:val="00223304"/>
    <w:rPr>
      <w:color w:val="0563C1" w:themeColor="hyperlink"/>
      <w:u w:val="single"/>
    </w:rPr>
  </w:style>
  <w:style w:type="paragraph" w:styleId="TOC2">
    <w:name w:val="toc 2"/>
    <w:basedOn w:val="Normal"/>
    <w:next w:val="Normal"/>
    <w:autoRedefine/>
    <w:uiPriority w:val="39"/>
    <w:unhideWhenUsed/>
    <w:rsid w:val="00223304"/>
    <w:pPr>
      <w:spacing w:before="0" w:after="0"/>
      <w:ind w:left="200"/>
    </w:pPr>
    <w:rPr>
      <w:b/>
      <w:sz w:val="22"/>
      <w:szCs w:val="22"/>
    </w:rPr>
  </w:style>
  <w:style w:type="paragraph" w:styleId="Bibliography">
    <w:name w:val="Bibliography"/>
    <w:basedOn w:val="Normal"/>
    <w:next w:val="Normal"/>
    <w:uiPriority w:val="37"/>
    <w:unhideWhenUsed/>
    <w:rsid w:val="00223304"/>
  </w:style>
  <w:style w:type="character" w:customStyle="1" w:styleId="Heading3Char">
    <w:name w:val="Heading 3 Char"/>
    <w:basedOn w:val="DefaultParagraphFont"/>
    <w:link w:val="Heading3"/>
    <w:uiPriority w:val="9"/>
    <w:rsid w:val="00293A66"/>
    <w:rPr>
      <w:caps/>
      <w:color w:val="1F4D78" w:themeColor="accent1" w:themeShade="7F"/>
      <w:spacing w:val="15"/>
    </w:rPr>
  </w:style>
  <w:style w:type="character" w:customStyle="1" w:styleId="Heading4Char">
    <w:name w:val="Heading 4 Char"/>
    <w:basedOn w:val="DefaultParagraphFont"/>
    <w:link w:val="Heading4"/>
    <w:uiPriority w:val="9"/>
    <w:semiHidden/>
    <w:rsid w:val="00293A66"/>
    <w:rPr>
      <w:caps/>
      <w:color w:val="2E74B5" w:themeColor="accent1" w:themeShade="BF"/>
      <w:spacing w:val="10"/>
    </w:rPr>
  </w:style>
  <w:style w:type="character" w:customStyle="1" w:styleId="Heading5Char">
    <w:name w:val="Heading 5 Char"/>
    <w:basedOn w:val="DefaultParagraphFont"/>
    <w:link w:val="Heading5"/>
    <w:uiPriority w:val="9"/>
    <w:semiHidden/>
    <w:rsid w:val="00293A66"/>
    <w:rPr>
      <w:caps/>
      <w:color w:val="2E74B5" w:themeColor="accent1" w:themeShade="BF"/>
      <w:spacing w:val="10"/>
    </w:rPr>
  </w:style>
  <w:style w:type="character" w:customStyle="1" w:styleId="Heading6Char">
    <w:name w:val="Heading 6 Char"/>
    <w:basedOn w:val="DefaultParagraphFont"/>
    <w:link w:val="Heading6"/>
    <w:uiPriority w:val="9"/>
    <w:semiHidden/>
    <w:rsid w:val="00293A66"/>
    <w:rPr>
      <w:caps/>
      <w:color w:val="2E74B5" w:themeColor="accent1" w:themeShade="BF"/>
      <w:spacing w:val="10"/>
    </w:rPr>
  </w:style>
  <w:style w:type="character" w:customStyle="1" w:styleId="Heading7Char">
    <w:name w:val="Heading 7 Char"/>
    <w:basedOn w:val="DefaultParagraphFont"/>
    <w:link w:val="Heading7"/>
    <w:uiPriority w:val="9"/>
    <w:semiHidden/>
    <w:rsid w:val="00293A66"/>
    <w:rPr>
      <w:caps/>
      <w:color w:val="2E74B5" w:themeColor="accent1" w:themeShade="BF"/>
      <w:spacing w:val="10"/>
    </w:rPr>
  </w:style>
  <w:style w:type="character" w:customStyle="1" w:styleId="Heading8Char">
    <w:name w:val="Heading 8 Char"/>
    <w:basedOn w:val="DefaultParagraphFont"/>
    <w:link w:val="Heading8"/>
    <w:uiPriority w:val="9"/>
    <w:semiHidden/>
    <w:rsid w:val="00293A66"/>
    <w:rPr>
      <w:caps/>
      <w:spacing w:val="10"/>
      <w:sz w:val="18"/>
      <w:szCs w:val="18"/>
    </w:rPr>
  </w:style>
  <w:style w:type="character" w:customStyle="1" w:styleId="Heading9Char">
    <w:name w:val="Heading 9 Char"/>
    <w:basedOn w:val="DefaultParagraphFont"/>
    <w:link w:val="Heading9"/>
    <w:uiPriority w:val="9"/>
    <w:semiHidden/>
    <w:rsid w:val="00293A66"/>
    <w:rPr>
      <w:i/>
      <w:caps/>
      <w:spacing w:val="10"/>
      <w:sz w:val="18"/>
      <w:szCs w:val="18"/>
    </w:rPr>
  </w:style>
  <w:style w:type="paragraph" w:styleId="Caption">
    <w:name w:val="caption"/>
    <w:basedOn w:val="Normal"/>
    <w:next w:val="Normal"/>
    <w:uiPriority w:val="35"/>
    <w:semiHidden/>
    <w:unhideWhenUsed/>
    <w:qFormat/>
    <w:rsid w:val="00293A66"/>
    <w:rPr>
      <w:b/>
      <w:bCs/>
      <w:color w:val="2E74B5" w:themeColor="accent1" w:themeShade="BF"/>
      <w:sz w:val="16"/>
      <w:szCs w:val="16"/>
    </w:rPr>
  </w:style>
  <w:style w:type="paragraph" w:styleId="Title">
    <w:name w:val="Title"/>
    <w:basedOn w:val="Normal"/>
    <w:next w:val="Normal"/>
    <w:link w:val="TitleChar"/>
    <w:uiPriority w:val="10"/>
    <w:qFormat/>
    <w:rsid w:val="00293A66"/>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293A66"/>
    <w:rPr>
      <w:caps/>
      <w:color w:val="5B9BD5" w:themeColor="accent1"/>
      <w:spacing w:val="10"/>
      <w:kern w:val="28"/>
      <w:sz w:val="52"/>
      <w:szCs w:val="52"/>
    </w:rPr>
  </w:style>
  <w:style w:type="paragraph" w:styleId="Subtitle">
    <w:name w:val="Subtitle"/>
    <w:basedOn w:val="Normal"/>
    <w:next w:val="Normal"/>
    <w:link w:val="SubtitleChar"/>
    <w:uiPriority w:val="11"/>
    <w:qFormat/>
    <w:rsid w:val="00293A6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93A66"/>
    <w:rPr>
      <w:caps/>
      <w:color w:val="595959" w:themeColor="text1" w:themeTint="A6"/>
      <w:spacing w:val="10"/>
      <w:sz w:val="24"/>
      <w:szCs w:val="24"/>
    </w:rPr>
  </w:style>
  <w:style w:type="character" w:styleId="Strong">
    <w:name w:val="Strong"/>
    <w:uiPriority w:val="22"/>
    <w:qFormat/>
    <w:rsid w:val="00293A66"/>
    <w:rPr>
      <w:b/>
      <w:bCs/>
    </w:rPr>
  </w:style>
  <w:style w:type="character" w:styleId="Emphasis">
    <w:name w:val="Emphasis"/>
    <w:uiPriority w:val="20"/>
    <w:qFormat/>
    <w:rsid w:val="00293A66"/>
    <w:rPr>
      <w:caps/>
      <w:color w:val="1F4D78" w:themeColor="accent1" w:themeShade="7F"/>
      <w:spacing w:val="5"/>
    </w:rPr>
  </w:style>
  <w:style w:type="paragraph" w:styleId="NoSpacing">
    <w:name w:val="No Spacing"/>
    <w:basedOn w:val="Normal"/>
    <w:link w:val="NoSpacingChar"/>
    <w:uiPriority w:val="1"/>
    <w:qFormat/>
    <w:rsid w:val="00293A66"/>
    <w:pPr>
      <w:spacing w:before="0" w:after="0" w:line="240" w:lineRule="auto"/>
    </w:pPr>
  </w:style>
  <w:style w:type="paragraph" w:styleId="Quote">
    <w:name w:val="Quote"/>
    <w:basedOn w:val="Normal"/>
    <w:next w:val="Normal"/>
    <w:link w:val="QuoteChar"/>
    <w:uiPriority w:val="29"/>
    <w:qFormat/>
    <w:rsid w:val="00293A66"/>
    <w:rPr>
      <w:i/>
      <w:iCs/>
    </w:rPr>
  </w:style>
  <w:style w:type="character" w:customStyle="1" w:styleId="QuoteChar">
    <w:name w:val="Quote Char"/>
    <w:basedOn w:val="DefaultParagraphFont"/>
    <w:link w:val="Quote"/>
    <w:uiPriority w:val="29"/>
    <w:rsid w:val="00293A66"/>
    <w:rPr>
      <w:i/>
      <w:iCs/>
      <w:sz w:val="20"/>
      <w:szCs w:val="20"/>
    </w:rPr>
  </w:style>
  <w:style w:type="paragraph" w:styleId="IntenseQuote">
    <w:name w:val="Intense Quote"/>
    <w:basedOn w:val="Normal"/>
    <w:next w:val="Normal"/>
    <w:link w:val="IntenseQuoteChar"/>
    <w:uiPriority w:val="30"/>
    <w:qFormat/>
    <w:rsid w:val="00293A66"/>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93A66"/>
    <w:rPr>
      <w:i/>
      <w:iCs/>
      <w:color w:val="5B9BD5" w:themeColor="accent1"/>
      <w:sz w:val="20"/>
      <w:szCs w:val="20"/>
    </w:rPr>
  </w:style>
  <w:style w:type="character" w:styleId="SubtleEmphasis">
    <w:name w:val="Subtle Emphasis"/>
    <w:uiPriority w:val="19"/>
    <w:qFormat/>
    <w:rsid w:val="00293A66"/>
    <w:rPr>
      <w:i/>
      <w:iCs/>
      <w:color w:val="1F4D78" w:themeColor="accent1" w:themeShade="7F"/>
    </w:rPr>
  </w:style>
  <w:style w:type="character" w:styleId="IntenseEmphasis">
    <w:name w:val="Intense Emphasis"/>
    <w:uiPriority w:val="21"/>
    <w:qFormat/>
    <w:rsid w:val="00293A66"/>
    <w:rPr>
      <w:b/>
      <w:bCs/>
      <w:caps/>
      <w:color w:val="1F4D78" w:themeColor="accent1" w:themeShade="7F"/>
      <w:spacing w:val="10"/>
    </w:rPr>
  </w:style>
  <w:style w:type="character" w:styleId="SubtleReference">
    <w:name w:val="Subtle Reference"/>
    <w:uiPriority w:val="31"/>
    <w:qFormat/>
    <w:rsid w:val="00293A66"/>
    <w:rPr>
      <w:b/>
      <w:bCs/>
      <w:color w:val="5B9BD5" w:themeColor="accent1"/>
    </w:rPr>
  </w:style>
  <w:style w:type="character" w:styleId="IntenseReference">
    <w:name w:val="Intense Reference"/>
    <w:uiPriority w:val="32"/>
    <w:qFormat/>
    <w:rsid w:val="00293A66"/>
    <w:rPr>
      <w:b/>
      <w:bCs/>
      <w:i/>
      <w:iCs/>
      <w:caps/>
      <w:color w:val="5B9BD5" w:themeColor="accent1"/>
    </w:rPr>
  </w:style>
  <w:style w:type="character" w:styleId="BookTitle">
    <w:name w:val="Book Title"/>
    <w:uiPriority w:val="33"/>
    <w:qFormat/>
    <w:rsid w:val="00293A66"/>
    <w:rPr>
      <w:b/>
      <w:bCs/>
      <w:i/>
      <w:iCs/>
      <w:spacing w:val="9"/>
    </w:rPr>
  </w:style>
  <w:style w:type="character" w:customStyle="1" w:styleId="NoSpacingChar">
    <w:name w:val="No Spacing Char"/>
    <w:basedOn w:val="DefaultParagraphFont"/>
    <w:link w:val="NoSpacing"/>
    <w:uiPriority w:val="1"/>
    <w:rsid w:val="00293A66"/>
    <w:rPr>
      <w:sz w:val="20"/>
      <w:szCs w:val="20"/>
    </w:rPr>
  </w:style>
  <w:style w:type="paragraph" w:styleId="Header">
    <w:name w:val="header"/>
    <w:basedOn w:val="Normal"/>
    <w:link w:val="HeaderChar"/>
    <w:uiPriority w:val="99"/>
    <w:unhideWhenUsed/>
    <w:rsid w:val="00394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94BD7"/>
    <w:rPr>
      <w:sz w:val="20"/>
      <w:szCs w:val="20"/>
    </w:rPr>
  </w:style>
  <w:style w:type="table" w:styleId="GridTable4-Accent5">
    <w:name w:val="Grid Table 4 Accent 5"/>
    <w:basedOn w:val="TableNormal"/>
    <w:uiPriority w:val="49"/>
    <w:rsid w:val="000A7712"/>
    <w:pPr>
      <w:spacing w:before="0" w:after="0" w:line="240" w:lineRule="auto"/>
    </w:pPr>
    <w:rPr>
      <w:rFonts w:eastAsiaTheme="minorHAnsi"/>
      <w:lang w:val="en-GB"/>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0A771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5">
    <w:name w:val="Grid Table 6 Colorful Accent 5"/>
    <w:basedOn w:val="TableNormal"/>
    <w:uiPriority w:val="51"/>
    <w:rsid w:val="005669EC"/>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669E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69EC"/>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1Light-Accent3">
    <w:name w:val="List Table 1 Light Accent 3"/>
    <w:basedOn w:val="TableNormal"/>
    <w:uiPriority w:val="46"/>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
    <w:name w:val="List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5669EC"/>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5">
    <w:name w:val="List Table 5 Dark Accent 5"/>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5669EC"/>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7Colorful-Accent3">
    <w:name w:val="List Table 7 Colorful Accent 3"/>
    <w:basedOn w:val="TableNormal"/>
    <w:uiPriority w:val="52"/>
    <w:rsid w:val="005669EC"/>
    <w:pPr>
      <w:spacing w:after="0"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69EC"/>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69EC"/>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5669E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5669E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669E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669E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5669EC"/>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6">
    <w:name w:val="Grid Table 2 Accent 6"/>
    <w:basedOn w:val="TableNormal"/>
    <w:uiPriority w:val="47"/>
    <w:rsid w:val="005669EC"/>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5669EC"/>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5669E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F8127A"/>
  </w:style>
  <w:style w:type="paragraph" w:styleId="TOC3">
    <w:name w:val="toc 3"/>
    <w:basedOn w:val="Normal"/>
    <w:next w:val="Normal"/>
    <w:autoRedefine/>
    <w:uiPriority w:val="39"/>
    <w:unhideWhenUsed/>
    <w:rsid w:val="00597659"/>
    <w:pPr>
      <w:spacing w:before="0" w:after="0"/>
      <w:ind w:left="400"/>
    </w:pPr>
    <w:rPr>
      <w:sz w:val="22"/>
      <w:szCs w:val="22"/>
    </w:rPr>
  </w:style>
  <w:style w:type="paragraph" w:styleId="TOC4">
    <w:name w:val="toc 4"/>
    <w:basedOn w:val="Normal"/>
    <w:next w:val="Normal"/>
    <w:autoRedefine/>
    <w:uiPriority w:val="39"/>
    <w:semiHidden/>
    <w:unhideWhenUsed/>
    <w:rsid w:val="00597659"/>
    <w:pPr>
      <w:spacing w:before="0" w:after="0"/>
      <w:ind w:left="600"/>
    </w:pPr>
  </w:style>
  <w:style w:type="paragraph" w:styleId="TOC5">
    <w:name w:val="toc 5"/>
    <w:basedOn w:val="Normal"/>
    <w:next w:val="Normal"/>
    <w:autoRedefine/>
    <w:uiPriority w:val="39"/>
    <w:semiHidden/>
    <w:unhideWhenUsed/>
    <w:rsid w:val="00597659"/>
    <w:pPr>
      <w:spacing w:before="0" w:after="0"/>
      <w:ind w:left="800"/>
    </w:pPr>
  </w:style>
  <w:style w:type="paragraph" w:styleId="TOC6">
    <w:name w:val="toc 6"/>
    <w:basedOn w:val="Normal"/>
    <w:next w:val="Normal"/>
    <w:autoRedefine/>
    <w:uiPriority w:val="39"/>
    <w:semiHidden/>
    <w:unhideWhenUsed/>
    <w:rsid w:val="00597659"/>
    <w:pPr>
      <w:spacing w:before="0" w:after="0"/>
      <w:ind w:left="1000"/>
    </w:pPr>
  </w:style>
  <w:style w:type="paragraph" w:styleId="TOC7">
    <w:name w:val="toc 7"/>
    <w:basedOn w:val="Normal"/>
    <w:next w:val="Normal"/>
    <w:autoRedefine/>
    <w:uiPriority w:val="39"/>
    <w:semiHidden/>
    <w:unhideWhenUsed/>
    <w:rsid w:val="00597659"/>
    <w:pPr>
      <w:spacing w:before="0" w:after="0"/>
      <w:ind w:left="1200"/>
    </w:pPr>
  </w:style>
  <w:style w:type="paragraph" w:styleId="TOC8">
    <w:name w:val="toc 8"/>
    <w:basedOn w:val="Normal"/>
    <w:next w:val="Normal"/>
    <w:autoRedefine/>
    <w:uiPriority w:val="39"/>
    <w:semiHidden/>
    <w:unhideWhenUsed/>
    <w:rsid w:val="00597659"/>
    <w:pPr>
      <w:spacing w:before="0" w:after="0"/>
      <w:ind w:left="1400"/>
    </w:pPr>
  </w:style>
  <w:style w:type="paragraph" w:styleId="TOC9">
    <w:name w:val="toc 9"/>
    <w:basedOn w:val="Normal"/>
    <w:next w:val="Normal"/>
    <w:autoRedefine/>
    <w:uiPriority w:val="39"/>
    <w:semiHidden/>
    <w:unhideWhenUsed/>
    <w:rsid w:val="00597659"/>
    <w:pPr>
      <w:spacing w:before="0" w:after="0"/>
      <w:ind w:left="1600"/>
    </w:pPr>
  </w:style>
  <w:style w:type="character" w:styleId="CommentReference">
    <w:name w:val="annotation reference"/>
    <w:basedOn w:val="DefaultParagraphFont"/>
    <w:uiPriority w:val="99"/>
    <w:semiHidden/>
    <w:unhideWhenUsed/>
    <w:rsid w:val="00DA17E3"/>
    <w:rPr>
      <w:sz w:val="16"/>
      <w:szCs w:val="16"/>
    </w:rPr>
  </w:style>
  <w:style w:type="paragraph" w:styleId="CommentText">
    <w:name w:val="annotation text"/>
    <w:basedOn w:val="Normal"/>
    <w:link w:val="CommentTextChar"/>
    <w:uiPriority w:val="99"/>
    <w:semiHidden/>
    <w:unhideWhenUsed/>
    <w:rsid w:val="00DA17E3"/>
    <w:pPr>
      <w:spacing w:line="240" w:lineRule="auto"/>
    </w:pPr>
  </w:style>
  <w:style w:type="character" w:customStyle="1" w:styleId="CommentTextChar">
    <w:name w:val="Comment Text Char"/>
    <w:basedOn w:val="DefaultParagraphFont"/>
    <w:link w:val="CommentText"/>
    <w:uiPriority w:val="99"/>
    <w:semiHidden/>
    <w:rsid w:val="00DA17E3"/>
    <w:rPr>
      <w:sz w:val="20"/>
      <w:szCs w:val="20"/>
    </w:rPr>
  </w:style>
  <w:style w:type="paragraph" w:styleId="CommentSubject">
    <w:name w:val="annotation subject"/>
    <w:basedOn w:val="CommentText"/>
    <w:next w:val="CommentText"/>
    <w:link w:val="CommentSubjectChar"/>
    <w:uiPriority w:val="99"/>
    <w:semiHidden/>
    <w:unhideWhenUsed/>
    <w:rsid w:val="00DA17E3"/>
    <w:rPr>
      <w:b/>
      <w:bCs/>
    </w:rPr>
  </w:style>
  <w:style w:type="character" w:customStyle="1" w:styleId="CommentSubjectChar">
    <w:name w:val="Comment Subject Char"/>
    <w:basedOn w:val="CommentTextChar"/>
    <w:link w:val="CommentSubject"/>
    <w:uiPriority w:val="99"/>
    <w:semiHidden/>
    <w:rsid w:val="00DA17E3"/>
    <w:rPr>
      <w:b/>
      <w:bCs/>
      <w:sz w:val="20"/>
      <w:szCs w:val="20"/>
    </w:rPr>
  </w:style>
  <w:style w:type="paragraph" w:styleId="BalloonText">
    <w:name w:val="Balloon Text"/>
    <w:basedOn w:val="Normal"/>
    <w:link w:val="BalloonTextChar"/>
    <w:uiPriority w:val="99"/>
    <w:semiHidden/>
    <w:unhideWhenUsed/>
    <w:rsid w:val="00DA17E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7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094">
      <w:bodyDiv w:val="1"/>
      <w:marLeft w:val="0"/>
      <w:marRight w:val="0"/>
      <w:marTop w:val="0"/>
      <w:marBottom w:val="0"/>
      <w:divBdr>
        <w:top w:val="none" w:sz="0" w:space="0" w:color="auto"/>
        <w:left w:val="none" w:sz="0" w:space="0" w:color="auto"/>
        <w:bottom w:val="none" w:sz="0" w:space="0" w:color="auto"/>
        <w:right w:val="none" w:sz="0" w:space="0" w:color="auto"/>
      </w:divBdr>
    </w:div>
    <w:div w:id="70858381">
      <w:bodyDiv w:val="1"/>
      <w:marLeft w:val="0"/>
      <w:marRight w:val="0"/>
      <w:marTop w:val="0"/>
      <w:marBottom w:val="0"/>
      <w:divBdr>
        <w:top w:val="none" w:sz="0" w:space="0" w:color="auto"/>
        <w:left w:val="none" w:sz="0" w:space="0" w:color="auto"/>
        <w:bottom w:val="none" w:sz="0" w:space="0" w:color="auto"/>
        <w:right w:val="none" w:sz="0" w:space="0" w:color="auto"/>
      </w:divBdr>
    </w:div>
    <w:div w:id="308898513">
      <w:bodyDiv w:val="1"/>
      <w:marLeft w:val="0"/>
      <w:marRight w:val="0"/>
      <w:marTop w:val="0"/>
      <w:marBottom w:val="0"/>
      <w:divBdr>
        <w:top w:val="none" w:sz="0" w:space="0" w:color="auto"/>
        <w:left w:val="none" w:sz="0" w:space="0" w:color="auto"/>
        <w:bottom w:val="none" w:sz="0" w:space="0" w:color="auto"/>
        <w:right w:val="none" w:sz="0" w:space="0" w:color="auto"/>
      </w:divBdr>
    </w:div>
    <w:div w:id="359863721">
      <w:bodyDiv w:val="1"/>
      <w:marLeft w:val="0"/>
      <w:marRight w:val="0"/>
      <w:marTop w:val="0"/>
      <w:marBottom w:val="0"/>
      <w:divBdr>
        <w:top w:val="none" w:sz="0" w:space="0" w:color="auto"/>
        <w:left w:val="none" w:sz="0" w:space="0" w:color="auto"/>
        <w:bottom w:val="none" w:sz="0" w:space="0" w:color="auto"/>
        <w:right w:val="none" w:sz="0" w:space="0" w:color="auto"/>
      </w:divBdr>
    </w:div>
    <w:div w:id="411322383">
      <w:bodyDiv w:val="1"/>
      <w:marLeft w:val="0"/>
      <w:marRight w:val="0"/>
      <w:marTop w:val="0"/>
      <w:marBottom w:val="0"/>
      <w:divBdr>
        <w:top w:val="none" w:sz="0" w:space="0" w:color="auto"/>
        <w:left w:val="none" w:sz="0" w:space="0" w:color="auto"/>
        <w:bottom w:val="none" w:sz="0" w:space="0" w:color="auto"/>
        <w:right w:val="none" w:sz="0" w:space="0" w:color="auto"/>
      </w:divBdr>
    </w:div>
    <w:div w:id="628627844">
      <w:bodyDiv w:val="1"/>
      <w:marLeft w:val="0"/>
      <w:marRight w:val="0"/>
      <w:marTop w:val="0"/>
      <w:marBottom w:val="0"/>
      <w:divBdr>
        <w:top w:val="none" w:sz="0" w:space="0" w:color="auto"/>
        <w:left w:val="none" w:sz="0" w:space="0" w:color="auto"/>
        <w:bottom w:val="none" w:sz="0" w:space="0" w:color="auto"/>
        <w:right w:val="none" w:sz="0" w:space="0" w:color="auto"/>
      </w:divBdr>
    </w:div>
    <w:div w:id="785076728">
      <w:bodyDiv w:val="1"/>
      <w:marLeft w:val="0"/>
      <w:marRight w:val="0"/>
      <w:marTop w:val="0"/>
      <w:marBottom w:val="0"/>
      <w:divBdr>
        <w:top w:val="none" w:sz="0" w:space="0" w:color="auto"/>
        <w:left w:val="none" w:sz="0" w:space="0" w:color="auto"/>
        <w:bottom w:val="none" w:sz="0" w:space="0" w:color="auto"/>
        <w:right w:val="none" w:sz="0" w:space="0" w:color="auto"/>
      </w:divBdr>
    </w:div>
    <w:div w:id="798960266">
      <w:bodyDiv w:val="1"/>
      <w:marLeft w:val="0"/>
      <w:marRight w:val="0"/>
      <w:marTop w:val="0"/>
      <w:marBottom w:val="0"/>
      <w:divBdr>
        <w:top w:val="none" w:sz="0" w:space="0" w:color="auto"/>
        <w:left w:val="none" w:sz="0" w:space="0" w:color="auto"/>
        <w:bottom w:val="none" w:sz="0" w:space="0" w:color="auto"/>
        <w:right w:val="none" w:sz="0" w:space="0" w:color="auto"/>
      </w:divBdr>
    </w:div>
    <w:div w:id="812717265">
      <w:bodyDiv w:val="1"/>
      <w:marLeft w:val="0"/>
      <w:marRight w:val="0"/>
      <w:marTop w:val="0"/>
      <w:marBottom w:val="0"/>
      <w:divBdr>
        <w:top w:val="none" w:sz="0" w:space="0" w:color="auto"/>
        <w:left w:val="none" w:sz="0" w:space="0" w:color="auto"/>
        <w:bottom w:val="none" w:sz="0" w:space="0" w:color="auto"/>
        <w:right w:val="none" w:sz="0" w:space="0" w:color="auto"/>
      </w:divBdr>
    </w:div>
    <w:div w:id="923757128">
      <w:bodyDiv w:val="1"/>
      <w:marLeft w:val="0"/>
      <w:marRight w:val="0"/>
      <w:marTop w:val="0"/>
      <w:marBottom w:val="0"/>
      <w:divBdr>
        <w:top w:val="none" w:sz="0" w:space="0" w:color="auto"/>
        <w:left w:val="none" w:sz="0" w:space="0" w:color="auto"/>
        <w:bottom w:val="none" w:sz="0" w:space="0" w:color="auto"/>
        <w:right w:val="none" w:sz="0" w:space="0" w:color="auto"/>
      </w:divBdr>
    </w:div>
    <w:div w:id="988048802">
      <w:bodyDiv w:val="1"/>
      <w:marLeft w:val="0"/>
      <w:marRight w:val="0"/>
      <w:marTop w:val="0"/>
      <w:marBottom w:val="0"/>
      <w:divBdr>
        <w:top w:val="none" w:sz="0" w:space="0" w:color="auto"/>
        <w:left w:val="none" w:sz="0" w:space="0" w:color="auto"/>
        <w:bottom w:val="none" w:sz="0" w:space="0" w:color="auto"/>
        <w:right w:val="none" w:sz="0" w:space="0" w:color="auto"/>
      </w:divBdr>
    </w:div>
    <w:div w:id="1218010938">
      <w:bodyDiv w:val="1"/>
      <w:marLeft w:val="0"/>
      <w:marRight w:val="0"/>
      <w:marTop w:val="0"/>
      <w:marBottom w:val="0"/>
      <w:divBdr>
        <w:top w:val="none" w:sz="0" w:space="0" w:color="auto"/>
        <w:left w:val="none" w:sz="0" w:space="0" w:color="auto"/>
        <w:bottom w:val="none" w:sz="0" w:space="0" w:color="auto"/>
        <w:right w:val="none" w:sz="0" w:space="0" w:color="auto"/>
      </w:divBdr>
    </w:div>
    <w:div w:id="1416710792">
      <w:bodyDiv w:val="1"/>
      <w:marLeft w:val="0"/>
      <w:marRight w:val="0"/>
      <w:marTop w:val="0"/>
      <w:marBottom w:val="0"/>
      <w:divBdr>
        <w:top w:val="none" w:sz="0" w:space="0" w:color="auto"/>
        <w:left w:val="none" w:sz="0" w:space="0" w:color="auto"/>
        <w:bottom w:val="none" w:sz="0" w:space="0" w:color="auto"/>
        <w:right w:val="none" w:sz="0" w:space="0" w:color="auto"/>
      </w:divBdr>
    </w:div>
    <w:div w:id="1534076250">
      <w:bodyDiv w:val="1"/>
      <w:marLeft w:val="0"/>
      <w:marRight w:val="0"/>
      <w:marTop w:val="0"/>
      <w:marBottom w:val="0"/>
      <w:divBdr>
        <w:top w:val="none" w:sz="0" w:space="0" w:color="auto"/>
        <w:left w:val="none" w:sz="0" w:space="0" w:color="auto"/>
        <w:bottom w:val="none" w:sz="0" w:space="0" w:color="auto"/>
        <w:right w:val="none" w:sz="0" w:space="0" w:color="auto"/>
      </w:divBdr>
    </w:div>
    <w:div w:id="1965189612">
      <w:bodyDiv w:val="1"/>
      <w:marLeft w:val="0"/>
      <w:marRight w:val="0"/>
      <w:marTop w:val="0"/>
      <w:marBottom w:val="0"/>
      <w:divBdr>
        <w:top w:val="none" w:sz="0" w:space="0" w:color="auto"/>
        <w:left w:val="none" w:sz="0" w:space="0" w:color="auto"/>
        <w:bottom w:val="none" w:sz="0" w:space="0" w:color="auto"/>
        <w:right w:val="none" w:sz="0" w:space="0" w:color="auto"/>
      </w:divBdr>
    </w:div>
    <w:div w:id="1980722711">
      <w:bodyDiv w:val="1"/>
      <w:marLeft w:val="0"/>
      <w:marRight w:val="0"/>
      <w:marTop w:val="0"/>
      <w:marBottom w:val="0"/>
      <w:divBdr>
        <w:top w:val="none" w:sz="0" w:space="0" w:color="auto"/>
        <w:left w:val="none" w:sz="0" w:space="0" w:color="auto"/>
        <w:bottom w:val="none" w:sz="0" w:space="0" w:color="auto"/>
        <w:right w:val="none" w:sz="0" w:space="0" w:color="auto"/>
      </w:divBdr>
    </w:div>
    <w:div w:id="2136479932">
      <w:bodyDiv w:val="1"/>
      <w:marLeft w:val="0"/>
      <w:marRight w:val="0"/>
      <w:marTop w:val="0"/>
      <w:marBottom w:val="0"/>
      <w:divBdr>
        <w:top w:val="none" w:sz="0" w:space="0" w:color="auto"/>
        <w:left w:val="none" w:sz="0" w:space="0" w:color="auto"/>
        <w:bottom w:val="none" w:sz="0" w:space="0" w:color="auto"/>
        <w:right w:val="none" w:sz="0" w:space="0" w:color="auto"/>
      </w:divBdr>
    </w:div>
    <w:div w:id="2137135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Nyo15</b:Tag>
    <b:SourceType>InternetSite</b:SourceType>
    <b:Guid>{00B43C51-172F-B94D-906D-46189641BCAD}</b:Guid>
    <b:Author>
      <b:Author>
        <b:NameList>
          <b:Person>
            <b:Last>Nyonmorworko</b:Last>
            <b:First>Naa</b:First>
            <b:Middle>Dedei</b:Middle>
          </b:Person>
        </b:NameList>
      </b:Author>
    </b:Author>
    <b:Title>Reflections in the mirror; Records keeping in Ghana's Health Sector</b:Title>
    <b:Year>2015</b:Year>
    <b:InternetSiteTitle>graphic.com.gh</b:InternetSiteTitle>
    <b:URL>http://graphic.com.gh/features/opinion/41676-reflections-in-the-mirror-records-keeping-in-ghana-s-health-sector.html</b:URL>
    <b:Month>April</b:Month>
    <b:Day>15</b:Day>
    <b:YearAccessed>2015</b:YearAccessed>
    <b:MonthAccessed>October</b:MonthAccessed>
    <b:DayAccessed>22</b:DayAccessed>
    <b:RefOrder>1</b:RefOrder>
  </b:Source>
  <b:Source>
    <b:Tag>Joh09</b:Tag>
    <b:SourceType>InternetSite</b:SourceType>
    <b:Guid>{C88D9396-37CF-D344-8540-CF86E0F3FC1E}</b:Guid>
    <b:Author>
      <b:Author>
        <b:NameList>
          <b:Person>
            <b:Last>Poikonen</b:Last>
            <b:First>John</b:First>
          </b:Person>
        </b:NameList>
      </b:Author>
    </b:Author>
    <b:Title>50 Successful Open Source Projects That Are Changing Medicine</b:Title>
    <b:InternetSiteTitle>pharmacyinformatics.blogspot.com</b:InternetSiteTitle>
    <b:URL>http://pharmacyinformatics.blogspot.com/2009/03/50-successful-open-source-projects-that.html</b:URL>
    <b:Year>2009</b:Year>
    <b:Month>March</b:Month>
    <b:Day>16</b:Day>
    <b:YearAccessed>2015</b:YearAccessed>
    <b:MonthAccessed>October</b:MonthAccessed>
    <b:DayAccessed>22</b:DayAccessed>
    <b:RefOrder>2</b:RefOrder>
  </b:Source>
  <b:Source>
    <b:Tag>Ian11</b:Tag>
    <b:SourceType>Book</b:SourceType>
    <b:Guid>{181503A0-B884-6045-BB4A-4B2F57582962}</b:Guid>
    <b:Author>
      <b:Author>
        <b:NameList>
          <b:Person>
            <b:Last>Sommerville</b:Last>
            <b:First>Ian</b:First>
          </b:Person>
        </b:NameList>
      </b:Author>
    </b:Author>
    <b:Title>Software Engineering</b:Title>
    <b:CountryRegion>United States of America</b:CountryRegion>
    <b:Publisher>Addison-Wesley</b:Publisher>
    <b:Year>2011</b:Year>
    <b:StandardNumber>978-0-13-703515-1</b:StandardNumber>
    <b:Edition>9th Edition</b:Edition>
    <b:RefOrder>3</b:RefOrder>
  </b:Source>
  <b:Source>
    <b:Tag>Kwa15</b:Tag>
    <b:SourceType>Report</b:SourceType>
    <b:Guid>{94E5AD2E-9D9E-3A4E-83AE-6D4A248B69F5}</b:Guid>
    <b:Author>
      <b:Author>
        <b:NameList>
          <b:Person>
            <b:Last>Ohene-Bonsu</b:Last>
            <b:First>Kwabena</b:First>
            <b:Middle>Gyekye</b:Middle>
          </b:Person>
        </b:NameList>
      </b:Author>
    </b:Author>
    <b:Title>Centralized Hospital Management System For Health Centers In Ghana</b:Title>
    <b:Institution>Ashesi University College</b:Institution>
    <b:Department>Computer Science</b:Department>
    <b:City>Berekuso</b:City>
    <b:Year>2015</b:Year>
    <b:RefOrder>4</b:RefOrder>
  </b:Source>
  <b:Source>
    <b:Tag>OMR13</b:Tag>
    <b:SourceType>InternetSite</b:SourceType>
    <b:Guid>{8CFE07C3-8DC1-4367-B644-C0F48FB12C66}</b:Guid>
    <b:Title>Omron, Company Info</b:Title>
    <b:Year>2013</b:Year>
    <b:Author>
      <b:Author>
        <b:NameList>
          <b:Person>
            <b:Last>Healthcare</b:Last>
            <b:First>OMRON</b:First>
          </b:Person>
        </b:NameList>
      </b:Author>
    </b:Author>
    <b:InternetSiteTitle>Omron</b:InternetSiteTitle>
    <b:Month>January</b:Month>
    <b:URL>http://www.omron-healthcare.com/eu/en/company-info</b:URL>
    <b:RefOrder>1</b:RefOrder>
  </b:Source>
  <b:Source>
    <b:Tag>Ope13</b:Tag>
    <b:SourceType>InternetSite</b:SourceType>
    <b:Guid>{D628D9B2-8C59-45B1-A955-03162C88AB2C}</b:Guid>
    <b:Author>
      <b:Author>
        <b:NameList>
          <b:Person>
            <b:Last>OpenMRS</b:Last>
          </b:Person>
        </b:NameList>
      </b:Author>
    </b:Author>
    <b:Title>About OpenMRS</b:Title>
    <b:InternetSiteTitle>OpenMRS</b:InternetSiteTitle>
    <b:Year>2013</b:Year>
    <b:URL>http://openmrs.org/about/</b:URL>
    <b:RefOrder>2</b:RefOrder>
  </b:Source>
  <b:Source>
    <b:Tag>GNU13</b:Tag>
    <b:SourceType>InternetSite</b:SourceType>
    <b:Guid>{3D52DD48-8846-47C6-BE33-00B592FABBF8}</b:Guid>
    <b:Author>
      <b:Author>
        <b:NameList>
          <b:Person>
            <b:Last>Team</b:Last>
            <b:First>GNUmed</b:First>
          </b:Person>
        </b:NameList>
      </b:Author>
    </b:Author>
    <b:Title>About GNUmed</b:Title>
    <b:InternetSiteTitle>GNUmed</b:InternetSiteTitle>
    <b:Year>2013</b:Year>
    <b:Month>January</b:Month>
    <b:Day>20</b:Day>
    <b:URL>http://wiki.gnumed.de/bin/view/Gnumed/AboutGNUmed</b:URL>
    <b:RefOrder>3</b:RefOrder>
  </b:Source>
  <b:Source>
    <b:Tag>Inf15</b:Tag>
    <b:SourceType>InternetSite</b:SourceType>
    <b:Guid>{F3C89263-659F-4DA0-954C-4964775C718C}</b:Guid>
    <b:Author>
      <b:Author>
        <b:NameList>
          <b:Person>
            <b:Last>Technologies</b:Last>
            <b:First>Informer</b:First>
          </b:Person>
        </b:NameList>
      </b:Author>
    </b:Author>
    <b:Title>Software Informer</b:Title>
    <b:InternetSiteTitle>Omron Health Management Software</b:InternetSiteTitle>
    <b:Year>2015</b:Year>
    <b:URL>http://omron-health-management-software.software.informer.com/</b:URL>
    <b:RefOrder>4</b:RefOrder>
  </b:Source>
  <b:Source>
    <b:Tag>Jac09</b:Tag>
    <b:SourceType>InternetSite</b:SourceType>
    <b:Guid>{0DE7866A-37CC-464E-B2EF-1F635A5BA604}</b:Guid>
    <b:Author>
      <b:Author>
        <b:NameList>
          <b:Person>
            <b:Last>Wallen</b:Last>
            <b:First>Jack</b:First>
          </b:Person>
        </b:NameList>
      </b:Author>
    </b:Author>
    <b:Title>Let your medical practice go open source with Gnumed</b:Title>
    <b:ProductionCompany>gHacks Technology News</b:ProductionCompany>
    <b:Year>2009</b:Year>
    <b:Month>October</b:Month>
    <b:Day>20</b:Day>
    <b:YearAccessed>2015</b:YearAccessed>
    <b:MonthAccessed>April</b:MonthAccessed>
    <b:DayAccessed>14</b:DayAccessed>
    <b:URL>http://www.ghacks.net/2009/10/20/let-your-medical-practice-go-open-source-with-gnumed/</b:URL>
    <b:RefOrder>5</b:RefOrder>
  </b:Source>
</b:Sources>
</file>

<file path=customXml/itemProps1.xml><?xml version="1.0" encoding="utf-8"?>
<ds:datastoreItem xmlns:ds="http://schemas.openxmlformats.org/officeDocument/2006/customXml" ds:itemID="{D1A1D141-BB0D-C646-AE45-4D3C04740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4192</Words>
  <Characters>23900</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Abayie</dc:creator>
  <cp:keywords/>
  <dc:description/>
  <cp:lastModifiedBy>Fredrick Abayie</cp:lastModifiedBy>
  <cp:revision>6</cp:revision>
  <dcterms:created xsi:type="dcterms:W3CDTF">2016-03-29T21:21:00Z</dcterms:created>
  <dcterms:modified xsi:type="dcterms:W3CDTF">2016-03-29T21:33:00Z</dcterms:modified>
</cp:coreProperties>
</file>